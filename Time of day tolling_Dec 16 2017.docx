
<file path=[Content_Types].xml><?xml version="1.0" encoding="utf-8"?>
<Types xmlns="http://schemas.openxmlformats.org/package/2006/content-types">
  <Default Extension="xml" ContentType="application/xml"/>
  <Default Extension="tmp"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1.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2.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3.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4.xml" ContentType="application/vnd.openxmlformats-officedocument.drawingml.chartshapes+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5.xml" ContentType="application/vnd.openxmlformats-officedocument.drawingml.chartshapes+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6.xml" ContentType="application/vnd.openxmlformats-officedocument.drawingml.chartshapes+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7.xml" ContentType="application/vnd.openxmlformats-officedocument.drawingml.chartshapes+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drawings/drawing8.xml" ContentType="application/vnd.openxmlformats-officedocument.drawingml.chartshapes+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drawings/drawing9.xml" ContentType="application/vnd.openxmlformats-officedocument.drawingml.chartshapes+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drawings/drawing10.xml" ContentType="application/vnd.openxmlformats-officedocument.drawingml.chartshapes+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drawings/drawing11.xml" ContentType="application/vnd.openxmlformats-officedocument.drawingml.chartshapes+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drawings/drawing12.xml" ContentType="application/vnd.openxmlformats-officedocument.drawingml.chartshap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39FE76" w14:textId="2921C20E" w:rsidR="003F510A" w:rsidRPr="008C009C" w:rsidRDefault="003F510A" w:rsidP="00DA6878">
      <w:pPr>
        <w:pStyle w:val="Heading1"/>
        <w:numPr>
          <w:ilvl w:val="0"/>
          <w:numId w:val="0"/>
        </w:numPr>
        <w:rPr>
          <w:sz w:val="24"/>
        </w:rPr>
      </w:pPr>
      <w:r w:rsidRPr="008C009C">
        <w:rPr>
          <w:sz w:val="24"/>
        </w:rPr>
        <w:t>Abstract</w:t>
      </w:r>
    </w:p>
    <w:p w14:paraId="22A0EDD1" w14:textId="19141393" w:rsidR="003F3CF8" w:rsidRPr="008C009C" w:rsidRDefault="00127AB0" w:rsidP="00BC04AC">
      <w:pPr>
        <w:ind w:firstLine="0"/>
        <w:rPr>
          <w:sz w:val="24"/>
        </w:rPr>
      </w:pPr>
      <w:r w:rsidRPr="008C009C">
        <w:rPr>
          <w:sz w:val="24"/>
        </w:rPr>
        <w:t xml:space="preserve">Highway </w:t>
      </w:r>
      <w:r w:rsidR="003F3CF8" w:rsidRPr="008C009C">
        <w:rPr>
          <w:sz w:val="24"/>
        </w:rPr>
        <w:t xml:space="preserve">agencies </w:t>
      </w:r>
      <w:r w:rsidRPr="008C009C">
        <w:rPr>
          <w:sz w:val="24"/>
        </w:rPr>
        <w:t xml:space="preserve">continue to </w:t>
      </w:r>
      <w:r w:rsidR="003F3CF8" w:rsidRPr="008C009C">
        <w:rPr>
          <w:sz w:val="24"/>
        </w:rPr>
        <w:t xml:space="preserve">implement tolls </w:t>
      </w:r>
      <w:r w:rsidRPr="008C009C">
        <w:rPr>
          <w:sz w:val="24"/>
        </w:rPr>
        <w:t xml:space="preserve">primarily to mitigate traffic </w:t>
      </w:r>
      <w:r w:rsidR="00A55A44" w:rsidRPr="008C009C">
        <w:rPr>
          <w:sz w:val="24"/>
        </w:rPr>
        <w:t xml:space="preserve">congestion </w:t>
      </w:r>
      <w:r w:rsidR="003F3CF8" w:rsidRPr="008C009C">
        <w:rPr>
          <w:sz w:val="24"/>
        </w:rPr>
        <w:t xml:space="preserve">and </w:t>
      </w:r>
      <w:r w:rsidRPr="008C009C">
        <w:rPr>
          <w:sz w:val="24"/>
        </w:rPr>
        <w:t xml:space="preserve">to generate </w:t>
      </w:r>
      <w:r w:rsidR="003F3CF8" w:rsidRPr="008C009C">
        <w:rPr>
          <w:sz w:val="24"/>
        </w:rPr>
        <w:t xml:space="preserve">revenue. </w:t>
      </w:r>
      <w:r w:rsidRPr="008C009C">
        <w:rPr>
          <w:sz w:val="24"/>
        </w:rPr>
        <w:t xml:space="preserve">As </w:t>
      </w:r>
      <w:r w:rsidR="00E97634" w:rsidRPr="008C009C">
        <w:rPr>
          <w:sz w:val="24"/>
        </w:rPr>
        <w:t xml:space="preserve">public private partnerships </w:t>
      </w:r>
      <w:r w:rsidRPr="008C009C">
        <w:rPr>
          <w:sz w:val="24"/>
        </w:rPr>
        <w:t xml:space="preserve">continue to pick up pace in </w:t>
      </w:r>
      <w:r w:rsidR="00E97634" w:rsidRPr="008C009C">
        <w:rPr>
          <w:sz w:val="24"/>
        </w:rPr>
        <w:t xml:space="preserve">infrastructure delivery and operations, </w:t>
      </w:r>
      <w:r w:rsidRPr="008C009C">
        <w:rPr>
          <w:sz w:val="24"/>
        </w:rPr>
        <w:t xml:space="preserve">it has become increasingly important to evaluate the feasibility of </w:t>
      </w:r>
      <w:r w:rsidR="000F1929">
        <w:rPr>
          <w:sz w:val="24"/>
        </w:rPr>
        <w:t xml:space="preserve">various </w:t>
      </w:r>
      <w:r w:rsidRPr="008C009C">
        <w:rPr>
          <w:sz w:val="24"/>
        </w:rPr>
        <w:t>road toll</w:t>
      </w:r>
      <w:r w:rsidR="000F1929">
        <w:rPr>
          <w:sz w:val="24"/>
        </w:rPr>
        <w:t xml:space="preserve">ing approaches </w:t>
      </w:r>
      <w:r w:rsidRPr="008C009C">
        <w:rPr>
          <w:sz w:val="24"/>
        </w:rPr>
        <w:t xml:space="preserve">and to measure the risks and uncertainties associated with toll road investments. </w:t>
      </w:r>
      <w:r w:rsidR="000F1929">
        <w:rPr>
          <w:sz w:val="24"/>
        </w:rPr>
        <w:t>The need for such evaluation is particularly realized for time-of-day (</w:t>
      </w:r>
      <w:r w:rsidR="000F1929" w:rsidRPr="008C009C">
        <w:rPr>
          <w:sz w:val="24"/>
        </w:rPr>
        <w:t>TOD</w:t>
      </w:r>
      <w:r w:rsidR="000F1929">
        <w:rPr>
          <w:sz w:val="24"/>
        </w:rPr>
        <w:t>)</w:t>
      </w:r>
      <w:r w:rsidR="000F1929" w:rsidRPr="008C009C">
        <w:rPr>
          <w:sz w:val="24"/>
        </w:rPr>
        <w:t xml:space="preserve"> tolling</w:t>
      </w:r>
      <w:r w:rsidR="000F1929">
        <w:rPr>
          <w:sz w:val="24"/>
        </w:rPr>
        <w:t xml:space="preserve"> approach</w:t>
      </w:r>
      <w:r w:rsidR="00907A6C">
        <w:rPr>
          <w:sz w:val="24"/>
        </w:rPr>
        <w:t>es</w:t>
      </w:r>
      <w:r w:rsidR="000F1929">
        <w:rPr>
          <w:sz w:val="24"/>
        </w:rPr>
        <w:t>.</w:t>
      </w:r>
      <w:r w:rsidR="000F1929" w:rsidRPr="008C009C">
        <w:rPr>
          <w:sz w:val="24"/>
        </w:rPr>
        <w:t xml:space="preserve"> </w:t>
      </w:r>
      <w:r w:rsidRPr="008C009C">
        <w:rPr>
          <w:sz w:val="24"/>
        </w:rPr>
        <w:t>T</w:t>
      </w:r>
      <w:r w:rsidR="003F3CF8" w:rsidRPr="008C009C">
        <w:rPr>
          <w:sz w:val="24"/>
        </w:rPr>
        <w:t>his p</w:t>
      </w:r>
      <w:r w:rsidR="00A60FC9" w:rsidRPr="008C009C">
        <w:rPr>
          <w:sz w:val="24"/>
        </w:rPr>
        <w:t>aper</w:t>
      </w:r>
      <w:r w:rsidR="003F3CF8" w:rsidRPr="008C009C">
        <w:rPr>
          <w:sz w:val="24"/>
        </w:rPr>
        <w:t xml:space="preserve"> de</w:t>
      </w:r>
      <w:r w:rsidR="00C83A93" w:rsidRPr="008C009C">
        <w:rPr>
          <w:sz w:val="24"/>
        </w:rPr>
        <w:t xml:space="preserve">scribes the development and implementation of </w:t>
      </w:r>
      <w:r w:rsidR="003F3CF8" w:rsidRPr="008C009C">
        <w:rPr>
          <w:sz w:val="24"/>
        </w:rPr>
        <w:t xml:space="preserve">a </w:t>
      </w:r>
      <w:r w:rsidR="00C83A93" w:rsidRPr="008C009C">
        <w:rPr>
          <w:sz w:val="24"/>
        </w:rPr>
        <w:t>simulation framework</w:t>
      </w:r>
      <w:r w:rsidR="005034F9" w:rsidRPr="008C009C">
        <w:rPr>
          <w:sz w:val="24"/>
        </w:rPr>
        <w:t xml:space="preserve"> and </w:t>
      </w:r>
      <w:r w:rsidR="000F1929">
        <w:rPr>
          <w:sz w:val="24"/>
        </w:rPr>
        <w:t xml:space="preserve">accompanying </w:t>
      </w:r>
      <w:r w:rsidR="005034F9" w:rsidRPr="008C009C">
        <w:rPr>
          <w:sz w:val="24"/>
        </w:rPr>
        <w:t>software tool</w:t>
      </w:r>
      <w:r w:rsidR="000F1929">
        <w:rPr>
          <w:sz w:val="24"/>
        </w:rPr>
        <w:t xml:space="preserve"> to estimate, </w:t>
      </w:r>
      <w:r w:rsidR="00C83A93" w:rsidRPr="008C009C">
        <w:rPr>
          <w:sz w:val="24"/>
        </w:rPr>
        <w:t xml:space="preserve">for various </w:t>
      </w:r>
      <w:r w:rsidR="000F1929">
        <w:rPr>
          <w:sz w:val="24"/>
        </w:rPr>
        <w:t>time-of-day (</w:t>
      </w:r>
      <w:r w:rsidR="00C83A93" w:rsidRPr="008C009C">
        <w:rPr>
          <w:sz w:val="24"/>
        </w:rPr>
        <w:t>TOD</w:t>
      </w:r>
      <w:r w:rsidR="000F1929">
        <w:rPr>
          <w:sz w:val="24"/>
        </w:rPr>
        <w:t>)</w:t>
      </w:r>
      <w:r w:rsidR="00C83A93" w:rsidRPr="008C009C">
        <w:rPr>
          <w:sz w:val="24"/>
        </w:rPr>
        <w:t xml:space="preserve"> tolling scenarios, </w:t>
      </w:r>
      <w:r w:rsidR="003F3CF8" w:rsidRPr="008C009C">
        <w:rPr>
          <w:sz w:val="24"/>
        </w:rPr>
        <w:t>the expected impact</w:t>
      </w:r>
      <w:r w:rsidR="00C83A93" w:rsidRPr="008C009C">
        <w:rPr>
          <w:sz w:val="24"/>
        </w:rPr>
        <w:t xml:space="preserve">s </w:t>
      </w:r>
      <w:r w:rsidR="003F3CF8" w:rsidRPr="008C009C">
        <w:rPr>
          <w:sz w:val="24"/>
        </w:rPr>
        <w:t xml:space="preserve">in terms of </w:t>
      </w:r>
      <w:r w:rsidR="00C83A93" w:rsidRPr="008C009C">
        <w:rPr>
          <w:sz w:val="24"/>
        </w:rPr>
        <w:t>traffic flow patterns</w:t>
      </w:r>
      <w:r w:rsidR="000F1929">
        <w:rPr>
          <w:sz w:val="24"/>
        </w:rPr>
        <w:t xml:space="preserve">, traveler </w:t>
      </w:r>
      <w:r w:rsidR="005034F9" w:rsidRPr="008C009C">
        <w:rPr>
          <w:sz w:val="24"/>
        </w:rPr>
        <w:t>route choices</w:t>
      </w:r>
      <w:r w:rsidR="00C83A93" w:rsidRPr="008C009C">
        <w:rPr>
          <w:sz w:val="24"/>
        </w:rPr>
        <w:t xml:space="preserve">, amount of travel, </w:t>
      </w:r>
      <w:r w:rsidR="003F3CF8" w:rsidRPr="008C009C">
        <w:rPr>
          <w:sz w:val="24"/>
        </w:rPr>
        <w:t xml:space="preserve">travel </w:t>
      </w:r>
      <w:r w:rsidR="00C83A93" w:rsidRPr="008C009C">
        <w:rPr>
          <w:sz w:val="24"/>
        </w:rPr>
        <w:t>time</w:t>
      </w:r>
      <w:r w:rsidR="000F1929">
        <w:rPr>
          <w:sz w:val="24"/>
        </w:rPr>
        <w:t>,</w:t>
      </w:r>
      <w:r w:rsidR="00C83A93" w:rsidRPr="008C009C">
        <w:rPr>
          <w:sz w:val="24"/>
        </w:rPr>
        <w:t xml:space="preserve"> </w:t>
      </w:r>
      <w:r w:rsidR="000F1929" w:rsidRPr="008C009C">
        <w:rPr>
          <w:sz w:val="24"/>
        </w:rPr>
        <w:t xml:space="preserve">revenue, </w:t>
      </w:r>
      <w:r w:rsidR="003F3CF8" w:rsidRPr="008C009C">
        <w:rPr>
          <w:sz w:val="24"/>
        </w:rPr>
        <w:t xml:space="preserve">and </w:t>
      </w:r>
      <w:r w:rsidR="000F1929">
        <w:rPr>
          <w:sz w:val="24"/>
        </w:rPr>
        <w:t xml:space="preserve">social </w:t>
      </w:r>
      <w:r w:rsidR="003F3CF8" w:rsidRPr="008C009C">
        <w:rPr>
          <w:sz w:val="24"/>
        </w:rPr>
        <w:t>welfare</w:t>
      </w:r>
      <w:r w:rsidR="005034F9" w:rsidRPr="008C009C">
        <w:rPr>
          <w:sz w:val="24"/>
        </w:rPr>
        <w:t>,</w:t>
      </w:r>
      <w:r w:rsidR="00C83A93" w:rsidRPr="008C009C">
        <w:rPr>
          <w:sz w:val="24"/>
        </w:rPr>
        <w:t xml:space="preserve"> compared to a base case scenario (no toll)</w:t>
      </w:r>
      <w:r w:rsidR="003F3CF8" w:rsidRPr="008C009C">
        <w:rPr>
          <w:sz w:val="24"/>
        </w:rPr>
        <w:t xml:space="preserve">. </w:t>
      </w:r>
      <w:r w:rsidR="00C12D88" w:rsidRPr="008C009C">
        <w:rPr>
          <w:sz w:val="24"/>
        </w:rPr>
        <w:t xml:space="preserve">The </w:t>
      </w:r>
      <w:r w:rsidR="00C12D88">
        <w:rPr>
          <w:sz w:val="24"/>
        </w:rPr>
        <w:t xml:space="preserve">results of the case study corroborate the assumptions or findings of past researchers who touted </w:t>
      </w:r>
      <w:r w:rsidR="00C12D88" w:rsidRPr="008C009C">
        <w:rPr>
          <w:sz w:val="24"/>
        </w:rPr>
        <w:t>th</w:t>
      </w:r>
      <w:r w:rsidR="00C12D88">
        <w:rPr>
          <w:sz w:val="24"/>
        </w:rPr>
        <w:t xml:space="preserve">e efficacy of </w:t>
      </w:r>
      <w:r w:rsidR="00C12D88" w:rsidRPr="008C009C">
        <w:rPr>
          <w:sz w:val="24"/>
        </w:rPr>
        <w:t xml:space="preserve">TOD tolling </w:t>
      </w:r>
      <w:r w:rsidR="00C12D88">
        <w:rPr>
          <w:sz w:val="24"/>
        </w:rPr>
        <w:t>a</w:t>
      </w:r>
      <w:r w:rsidR="00C12D88" w:rsidRPr="008C009C">
        <w:rPr>
          <w:sz w:val="24"/>
        </w:rPr>
        <w:t xml:space="preserve">s an effective </w:t>
      </w:r>
      <w:r w:rsidR="00C12D88">
        <w:rPr>
          <w:sz w:val="24"/>
        </w:rPr>
        <w:t>congestion-mitigation and revenue-generation s</w:t>
      </w:r>
      <w:r w:rsidR="00C12D88" w:rsidRPr="008C009C">
        <w:rPr>
          <w:sz w:val="24"/>
        </w:rPr>
        <w:t xml:space="preserve">trategy. </w:t>
      </w:r>
      <w:r w:rsidR="00C12D88">
        <w:rPr>
          <w:sz w:val="24"/>
        </w:rPr>
        <w:t xml:space="preserve">The paper also measured the extent to which the impacts of tolling extends beyond just the toll road itself to the </w:t>
      </w:r>
      <w:r w:rsidR="00C12D88" w:rsidRPr="008C009C">
        <w:rPr>
          <w:sz w:val="24"/>
        </w:rPr>
        <w:t>adjacent roadways</w:t>
      </w:r>
      <w:r w:rsidR="00C12D88">
        <w:rPr>
          <w:sz w:val="24"/>
        </w:rPr>
        <w:t xml:space="preserve">. Therefore, a case is made herein for </w:t>
      </w:r>
      <w:r w:rsidR="00C12D88" w:rsidRPr="008C009C">
        <w:rPr>
          <w:sz w:val="24"/>
        </w:rPr>
        <w:t>holistic</w:t>
      </w:r>
      <w:r w:rsidR="00C12D88">
        <w:rPr>
          <w:sz w:val="24"/>
        </w:rPr>
        <w:t xml:space="preserve"> approaches in road toll evaluation (i.e., to use a broader spatial scope that includes neighboring roads) </w:t>
      </w:r>
      <w:r w:rsidR="00C12D88" w:rsidRPr="008C009C">
        <w:rPr>
          <w:sz w:val="24"/>
        </w:rPr>
        <w:t>instead of a standalone manner</w:t>
      </w:r>
      <w:r w:rsidR="00C12D88">
        <w:rPr>
          <w:sz w:val="24"/>
        </w:rPr>
        <w:t xml:space="preserve"> (the toll road only)</w:t>
      </w:r>
      <w:r w:rsidR="00C12D88" w:rsidRPr="008C009C">
        <w:rPr>
          <w:sz w:val="24"/>
        </w:rPr>
        <w:t xml:space="preserve">. </w:t>
      </w:r>
      <w:r w:rsidR="00A73D23">
        <w:rPr>
          <w:sz w:val="24"/>
        </w:rPr>
        <w:t xml:space="preserve"> </w:t>
      </w:r>
      <w:r w:rsidR="003F3CF8" w:rsidRPr="008C009C">
        <w:rPr>
          <w:sz w:val="24"/>
        </w:rPr>
        <w:t xml:space="preserve">The </w:t>
      </w:r>
      <w:r w:rsidR="005034F9" w:rsidRPr="008C009C">
        <w:rPr>
          <w:sz w:val="24"/>
        </w:rPr>
        <w:t xml:space="preserve">framework </w:t>
      </w:r>
      <w:r w:rsidR="003F3CF8" w:rsidRPr="008C009C">
        <w:rPr>
          <w:sz w:val="24"/>
        </w:rPr>
        <w:t xml:space="preserve">reduces drastically, the time and effort in evaluating proposed </w:t>
      </w:r>
      <w:r w:rsidR="005034F9" w:rsidRPr="008C009C">
        <w:rPr>
          <w:sz w:val="24"/>
        </w:rPr>
        <w:t xml:space="preserve">future </w:t>
      </w:r>
      <w:r w:rsidR="003F3CF8" w:rsidRPr="008C009C">
        <w:rPr>
          <w:sz w:val="24"/>
        </w:rPr>
        <w:t>TOD tolling initiatives</w:t>
      </w:r>
      <w:r w:rsidR="00A73D23">
        <w:rPr>
          <w:sz w:val="24"/>
        </w:rPr>
        <w:t xml:space="preserve"> and can be applied to other prospective tolling locations</w:t>
      </w:r>
      <w:r w:rsidR="003F3CF8" w:rsidRPr="008C009C">
        <w:rPr>
          <w:sz w:val="24"/>
        </w:rPr>
        <w:t>. The visualization feature illustrate</w:t>
      </w:r>
      <w:r w:rsidR="008C009C">
        <w:rPr>
          <w:sz w:val="24"/>
        </w:rPr>
        <w:t>s</w:t>
      </w:r>
      <w:r w:rsidR="003F3CF8" w:rsidRPr="008C009C">
        <w:rPr>
          <w:sz w:val="24"/>
        </w:rPr>
        <w:t xml:space="preserve"> traffic diversions </w:t>
      </w:r>
      <w:r w:rsidR="008C009C">
        <w:rPr>
          <w:sz w:val="24"/>
        </w:rPr>
        <w:t xml:space="preserve">from the toll road to neighboring routes </w:t>
      </w:r>
      <w:r w:rsidR="003F3CF8" w:rsidRPr="008C009C">
        <w:rPr>
          <w:sz w:val="24"/>
        </w:rPr>
        <w:t>due to tolling implementation and display</w:t>
      </w:r>
      <w:r w:rsidR="005034F9" w:rsidRPr="008C009C">
        <w:rPr>
          <w:sz w:val="24"/>
        </w:rPr>
        <w:t>s</w:t>
      </w:r>
      <w:r w:rsidR="003F3CF8" w:rsidRPr="008C009C">
        <w:rPr>
          <w:sz w:val="24"/>
        </w:rPr>
        <w:t xml:space="preserve"> the most</w:t>
      </w:r>
      <w:r w:rsidR="005034F9" w:rsidRPr="008C009C">
        <w:rPr>
          <w:sz w:val="24"/>
        </w:rPr>
        <w:t>-</w:t>
      </w:r>
      <w:r w:rsidR="003F3CF8" w:rsidRPr="008C009C">
        <w:rPr>
          <w:sz w:val="24"/>
        </w:rPr>
        <w:t>impacted road segments</w:t>
      </w:r>
      <w:r w:rsidR="000F1929">
        <w:rPr>
          <w:sz w:val="24"/>
        </w:rPr>
        <w:t xml:space="preserve"> in the study area</w:t>
      </w:r>
      <w:r w:rsidR="003F3CF8" w:rsidRPr="008C009C">
        <w:rPr>
          <w:sz w:val="24"/>
        </w:rPr>
        <w:t>. Further</w:t>
      </w:r>
      <w:ins w:id="0" w:author="Fasil Sagir" w:date="2017-12-19T10:32:00Z">
        <w:r w:rsidR="00265633">
          <w:rPr>
            <w:sz w:val="24"/>
          </w:rPr>
          <w:t>more</w:t>
        </w:r>
      </w:ins>
      <w:r w:rsidR="003F3CF8" w:rsidRPr="008C009C">
        <w:rPr>
          <w:sz w:val="24"/>
        </w:rPr>
        <w:t xml:space="preserve">, the </w:t>
      </w:r>
      <w:r w:rsidR="000F1929">
        <w:rPr>
          <w:sz w:val="24"/>
        </w:rPr>
        <w:t xml:space="preserve">accompanying software tool </w:t>
      </w:r>
      <w:r w:rsidR="003F3CF8" w:rsidRPr="008C009C">
        <w:rPr>
          <w:sz w:val="24"/>
        </w:rPr>
        <w:t xml:space="preserve">can be integrated seamlessly with </w:t>
      </w:r>
      <w:r w:rsidR="00C2600F" w:rsidRPr="008C009C">
        <w:rPr>
          <w:sz w:val="24"/>
        </w:rPr>
        <w:t xml:space="preserve">standard </w:t>
      </w:r>
      <w:r w:rsidR="000F1929" w:rsidRPr="008C009C">
        <w:rPr>
          <w:sz w:val="24"/>
        </w:rPr>
        <w:t xml:space="preserve">software packages </w:t>
      </w:r>
      <w:r w:rsidR="000F1929">
        <w:rPr>
          <w:sz w:val="24"/>
        </w:rPr>
        <w:t xml:space="preserve">for </w:t>
      </w:r>
      <w:r w:rsidR="00C2600F" w:rsidRPr="008C009C">
        <w:rPr>
          <w:sz w:val="24"/>
        </w:rPr>
        <w:t xml:space="preserve">demand analysis </w:t>
      </w:r>
      <w:r w:rsidR="00AE5F89" w:rsidRPr="008C009C">
        <w:rPr>
          <w:sz w:val="24"/>
        </w:rPr>
        <w:t xml:space="preserve">and </w:t>
      </w:r>
      <w:r w:rsidR="000F1929">
        <w:rPr>
          <w:sz w:val="24"/>
        </w:rPr>
        <w:t>geospatial v</w:t>
      </w:r>
      <w:r w:rsidR="00AE5F89" w:rsidRPr="008C009C">
        <w:rPr>
          <w:sz w:val="24"/>
        </w:rPr>
        <w:t>isualization</w:t>
      </w:r>
      <w:r w:rsidR="003F3CF8" w:rsidRPr="008C009C">
        <w:rPr>
          <w:sz w:val="24"/>
        </w:rPr>
        <w:t xml:space="preserve">. </w:t>
      </w:r>
    </w:p>
    <w:p w14:paraId="47329816" w14:textId="1E6EDA6B" w:rsidR="00C52445" w:rsidRPr="008C009C" w:rsidRDefault="003A38D2" w:rsidP="00B33012">
      <w:pPr>
        <w:tabs>
          <w:tab w:val="left" w:pos="1260"/>
        </w:tabs>
        <w:ind w:left="1260" w:hanging="1260"/>
        <w:jc w:val="left"/>
        <w:rPr>
          <w:bCs/>
          <w:i/>
          <w:sz w:val="24"/>
        </w:rPr>
      </w:pPr>
      <w:r w:rsidRPr="008C009C">
        <w:rPr>
          <w:sz w:val="24"/>
        </w:rPr>
        <w:t xml:space="preserve">  </w:t>
      </w:r>
    </w:p>
    <w:p w14:paraId="7B0158BC" w14:textId="575ADE52" w:rsidR="00784035" w:rsidRPr="008C009C" w:rsidRDefault="003F510A" w:rsidP="00B33012">
      <w:pPr>
        <w:tabs>
          <w:tab w:val="left" w:pos="1260"/>
        </w:tabs>
        <w:ind w:left="1260" w:hanging="1260"/>
        <w:jc w:val="left"/>
        <w:rPr>
          <w:bCs/>
          <w:sz w:val="24"/>
        </w:rPr>
      </w:pPr>
      <w:r w:rsidRPr="008C009C">
        <w:rPr>
          <w:bCs/>
          <w:i/>
          <w:sz w:val="24"/>
        </w:rPr>
        <w:t>Keywords</w:t>
      </w:r>
      <w:r w:rsidRPr="008C009C">
        <w:rPr>
          <w:bCs/>
          <w:sz w:val="24"/>
        </w:rPr>
        <w:t>:</w:t>
      </w:r>
      <w:r w:rsidR="008D2352" w:rsidRPr="008C009C">
        <w:rPr>
          <w:bCs/>
          <w:sz w:val="24"/>
        </w:rPr>
        <w:t xml:space="preserve"> </w:t>
      </w:r>
      <w:r w:rsidR="00683A44" w:rsidRPr="008C009C">
        <w:rPr>
          <w:bCs/>
          <w:sz w:val="24"/>
        </w:rPr>
        <w:t>T</w:t>
      </w:r>
      <w:r w:rsidR="007E025F" w:rsidRPr="008C009C">
        <w:rPr>
          <w:bCs/>
          <w:sz w:val="24"/>
        </w:rPr>
        <w:t>ime-of-day tolling</w:t>
      </w:r>
      <w:r w:rsidR="00DA7430" w:rsidRPr="008C009C">
        <w:rPr>
          <w:bCs/>
          <w:sz w:val="24"/>
        </w:rPr>
        <w:t>, Road pricing, </w:t>
      </w:r>
      <w:r w:rsidR="0003400F" w:rsidRPr="008C009C">
        <w:rPr>
          <w:bCs/>
          <w:sz w:val="24"/>
        </w:rPr>
        <w:t xml:space="preserve">Tolling, </w:t>
      </w:r>
      <w:r w:rsidR="00DA7430" w:rsidRPr="008C009C">
        <w:rPr>
          <w:bCs/>
          <w:sz w:val="24"/>
        </w:rPr>
        <w:t>User charges, Distributional impacts</w:t>
      </w:r>
      <w:r w:rsidR="00997ED1" w:rsidRPr="008C009C">
        <w:rPr>
          <w:bCs/>
          <w:sz w:val="24"/>
        </w:rPr>
        <w:t>, Revenue forecast</w:t>
      </w:r>
      <w:r w:rsidR="00F52FED" w:rsidRPr="008C009C">
        <w:rPr>
          <w:bCs/>
          <w:sz w:val="24"/>
        </w:rPr>
        <w:t>.</w:t>
      </w:r>
    </w:p>
    <w:p w14:paraId="7DB60ED7" w14:textId="249888E9" w:rsidR="00786646" w:rsidRPr="008C009C" w:rsidRDefault="00A83C2C" w:rsidP="00B33012">
      <w:pPr>
        <w:widowControl/>
        <w:jc w:val="left"/>
        <w:rPr>
          <w:b/>
          <w:bCs/>
          <w:sz w:val="24"/>
        </w:rPr>
      </w:pPr>
      <w:r w:rsidRPr="008C009C">
        <w:rPr>
          <w:b/>
          <w:bCs/>
          <w:sz w:val="24"/>
        </w:rPr>
        <w:br w:type="page"/>
      </w:r>
    </w:p>
    <w:p w14:paraId="4C6459B2" w14:textId="77777777" w:rsidR="00036E53" w:rsidRPr="008C009C" w:rsidRDefault="00036E53" w:rsidP="00B33012">
      <w:pPr>
        <w:pStyle w:val="Heading1"/>
        <w:spacing w:before="0" w:after="0"/>
        <w:rPr>
          <w:sz w:val="24"/>
        </w:rPr>
      </w:pPr>
      <w:r w:rsidRPr="008C009C">
        <w:rPr>
          <w:sz w:val="24"/>
        </w:rPr>
        <w:lastRenderedPageBreak/>
        <w:t>Introduction and Motivation</w:t>
      </w:r>
    </w:p>
    <w:p w14:paraId="48595E56" w14:textId="2025F862" w:rsidR="00236FD8" w:rsidRPr="008C009C" w:rsidRDefault="00C623D2" w:rsidP="00C4220F">
      <w:pPr>
        <w:ind w:firstLine="0"/>
        <w:rPr>
          <w:sz w:val="24"/>
        </w:rPr>
      </w:pPr>
      <w:r w:rsidRPr="008C009C">
        <w:rPr>
          <w:sz w:val="24"/>
        </w:rPr>
        <w:t xml:space="preserve">Over the past two decades, numerous agencies have implemented tolls on their highway, bridge, or tunnel infrastructure for purposes that include congestion mitigation and revenue generation. </w:t>
      </w:r>
      <w:r w:rsidR="000C5380" w:rsidRPr="008C009C">
        <w:rPr>
          <w:sz w:val="24"/>
        </w:rPr>
        <w:t>Regarding</w:t>
      </w:r>
      <w:r w:rsidR="0012346F" w:rsidRPr="008C009C">
        <w:rPr>
          <w:sz w:val="24"/>
        </w:rPr>
        <w:t xml:space="preserve"> revenue generation</w:t>
      </w:r>
      <w:r w:rsidR="00AE5F89" w:rsidRPr="008C009C">
        <w:rPr>
          <w:sz w:val="24"/>
        </w:rPr>
        <w:t xml:space="preserve">, it </w:t>
      </w:r>
      <w:r w:rsidR="0012346F" w:rsidRPr="008C009C">
        <w:rPr>
          <w:sz w:val="24"/>
        </w:rPr>
        <w:t xml:space="preserve">is worth noting that </w:t>
      </w:r>
      <w:r w:rsidR="00127AB0" w:rsidRPr="008C009C">
        <w:rPr>
          <w:sz w:val="24"/>
        </w:rPr>
        <w:t>increasing shortfalls in road construction and maintenance funding</w:t>
      </w:r>
      <w:r w:rsidR="0012346F" w:rsidRPr="008C009C">
        <w:rPr>
          <w:sz w:val="24"/>
        </w:rPr>
        <w:t xml:space="preserve"> continue to motivate </w:t>
      </w:r>
      <w:r w:rsidR="00127AB0" w:rsidRPr="008C009C">
        <w:rPr>
          <w:sz w:val="24"/>
        </w:rPr>
        <w:t xml:space="preserve">federal, state, and local governments </w:t>
      </w:r>
      <w:r w:rsidR="0012346F" w:rsidRPr="008C009C">
        <w:rPr>
          <w:sz w:val="24"/>
        </w:rPr>
        <w:t xml:space="preserve">to solicit alternative </w:t>
      </w:r>
      <w:r w:rsidR="00127AB0" w:rsidRPr="008C009C">
        <w:rPr>
          <w:sz w:val="24"/>
        </w:rPr>
        <w:t>mechanisms of infrastructure financing</w:t>
      </w:r>
      <w:r w:rsidR="0012346F" w:rsidRPr="008C009C">
        <w:rPr>
          <w:sz w:val="24"/>
        </w:rPr>
        <w:t xml:space="preserve"> particularly from the private sector</w:t>
      </w:r>
      <w:r w:rsidR="00127AB0" w:rsidRPr="008C009C">
        <w:rPr>
          <w:sz w:val="24"/>
        </w:rPr>
        <w:t xml:space="preserve">. </w:t>
      </w:r>
      <w:r w:rsidR="0012346F" w:rsidRPr="008C009C">
        <w:rPr>
          <w:sz w:val="24"/>
        </w:rPr>
        <w:t xml:space="preserve">As such, the last </w:t>
      </w:r>
      <w:r w:rsidR="00DC35F6" w:rsidRPr="008C009C">
        <w:rPr>
          <w:sz w:val="24"/>
        </w:rPr>
        <w:t xml:space="preserve">two </w:t>
      </w:r>
      <w:r w:rsidR="0012346F" w:rsidRPr="008C009C">
        <w:rPr>
          <w:sz w:val="24"/>
        </w:rPr>
        <w:t>decade</w:t>
      </w:r>
      <w:r w:rsidR="00DC35F6">
        <w:rPr>
          <w:sz w:val="24"/>
        </w:rPr>
        <w:t>s</w:t>
      </w:r>
      <w:r w:rsidR="0012346F" w:rsidRPr="008C009C">
        <w:rPr>
          <w:sz w:val="24"/>
        </w:rPr>
        <w:t xml:space="preserve"> has witnessed unprecedented growth in the use of </w:t>
      </w:r>
      <w:r w:rsidRPr="008C009C">
        <w:rPr>
          <w:sz w:val="24"/>
        </w:rPr>
        <w:t xml:space="preserve">public private partnerships </w:t>
      </w:r>
      <w:r w:rsidR="000C5380" w:rsidRPr="008C009C">
        <w:rPr>
          <w:sz w:val="24"/>
        </w:rPr>
        <w:t xml:space="preserve">(P3s) </w:t>
      </w:r>
      <w:r w:rsidR="0012346F" w:rsidRPr="008C009C">
        <w:rPr>
          <w:sz w:val="24"/>
        </w:rPr>
        <w:t>for</w:t>
      </w:r>
      <w:r w:rsidRPr="008C009C">
        <w:rPr>
          <w:sz w:val="24"/>
        </w:rPr>
        <w:t xml:space="preserve"> infrastructure delivery and operations</w:t>
      </w:r>
      <w:r w:rsidR="000C5380" w:rsidRPr="008C009C">
        <w:rPr>
          <w:sz w:val="24"/>
        </w:rPr>
        <w:t>, and most P3s exist in the form of road or bridge tolls</w:t>
      </w:r>
      <w:r w:rsidRPr="008C009C">
        <w:rPr>
          <w:sz w:val="24"/>
        </w:rPr>
        <w:t xml:space="preserve">. </w:t>
      </w:r>
      <w:r w:rsidR="00AE5F89" w:rsidRPr="008C009C">
        <w:rPr>
          <w:sz w:val="24"/>
        </w:rPr>
        <w:tab/>
      </w:r>
      <w:r w:rsidRPr="008C009C">
        <w:rPr>
          <w:sz w:val="24"/>
        </w:rPr>
        <w:t xml:space="preserve">Agencies acknowledge that the decision to implement tolling is based on several assumptions that are fraught with uncertainty and risk. To proactively quantify these risks and thus verify the feasibility of proposed tolling, agencies carry out ex ante studies </w:t>
      </w:r>
      <w:r w:rsidR="000C5380" w:rsidRPr="008C009C">
        <w:rPr>
          <w:sz w:val="24"/>
        </w:rPr>
        <w:t xml:space="preserve">that </w:t>
      </w:r>
      <w:r w:rsidRPr="008C009C">
        <w:rPr>
          <w:sz w:val="24"/>
        </w:rPr>
        <w:t>includ</w:t>
      </w:r>
      <w:r w:rsidR="000C5380" w:rsidRPr="008C009C">
        <w:rPr>
          <w:sz w:val="24"/>
        </w:rPr>
        <w:t>e</w:t>
      </w:r>
      <w:r w:rsidRPr="008C009C">
        <w:rPr>
          <w:sz w:val="24"/>
        </w:rPr>
        <w:t xml:space="preserve"> demand and cost predictions</w:t>
      </w:r>
      <w:r w:rsidR="000C5380" w:rsidRPr="008C009C">
        <w:rPr>
          <w:sz w:val="24"/>
        </w:rPr>
        <w:t xml:space="preserve">. </w:t>
      </w:r>
      <w:r w:rsidR="0012346F" w:rsidRPr="008C009C">
        <w:rPr>
          <w:sz w:val="24"/>
        </w:rPr>
        <w:t>T</w:t>
      </w:r>
      <w:r w:rsidRPr="008C009C">
        <w:rPr>
          <w:sz w:val="24"/>
        </w:rPr>
        <w:t xml:space="preserve">hen, after the tolling is implemented, they carry out ex poste studies to ascertain the extent to which the initial assumptions are validated by actual conditions. </w:t>
      </w:r>
      <w:r w:rsidR="00236FD8" w:rsidRPr="008C009C">
        <w:rPr>
          <w:sz w:val="24"/>
        </w:rPr>
        <w:t>Studies of these kinds are important to address the current limited understanding of the scope and extent of TOD tolling impacts</w:t>
      </w:r>
      <w:r w:rsidR="00AE5F89" w:rsidRPr="008C009C">
        <w:rPr>
          <w:sz w:val="24"/>
        </w:rPr>
        <w:t xml:space="preserve"> including shifts in route choices and increased demand at </w:t>
      </w:r>
      <w:r w:rsidR="00362E76" w:rsidRPr="008C009C">
        <w:rPr>
          <w:sz w:val="24"/>
        </w:rPr>
        <w:t>routes that receive traffic</w:t>
      </w:r>
      <w:r w:rsidR="00AE5F89" w:rsidRPr="008C009C">
        <w:rPr>
          <w:sz w:val="24"/>
        </w:rPr>
        <w:t xml:space="preserve"> diverted from the toll road. Furthermore, t</w:t>
      </w:r>
      <w:r w:rsidR="00236FD8" w:rsidRPr="008C009C">
        <w:rPr>
          <w:sz w:val="24"/>
        </w:rPr>
        <w:t>raditional ex ante methods of tolling evaluation such as surveys and public hearings need to be supplemented by projections of demand, traffic flow patterns, amounts of travel and travel delay, and revenues</w:t>
      </w:r>
      <w:r w:rsidR="0097381C" w:rsidRPr="008C009C">
        <w:rPr>
          <w:sz w:val="24"/>
        </w:rPr>
        <w:t>.</w:t>
      </w:r>
      <w:r w:rsidR="00236FD8" w:rsidRPr="008C009C">
        <w:rPr>
          <w:sz w:val="24"/>
        </w:rPr>
        <w:t xml:space="preserve"> With </w:t>
      </w:r>
      <w:r w:rsidR="00DC35F6">
        <w:rPr>
          <w:sz w:val="24"/>
        </w:rPr>
        <w:t>this knowledge</w:t>
      </w:r>
      <w:r w:rsidR="00236FD8" w:rsidRPr="008C009C">
        <w:rPr>
          <w:sz w:val="24"/>
        </w:rPr>
        <w:t xml:space="preserve">, transportation agencies are placed in a better position to make decisions </w:t>
      </w:r>
      <w:r w:rsidR="00F40EF0">
        <w:rPr>
          <w:sz w:val="24"/>
        </w:rPr>
        <w:t xml:space="preserve">on </w:t>
      </w:r>
      <w:r w:rsidR="00236FD8" w:rsidRPr="008C009C">
        <w:rPr>
          <w:sz w:val="24"/>
        </w:rPr>
        <w:t xml:space="preserve">where, when and how much to toll. </w:t>
      </w:r>
    </w:p>
    <w:p w14:paraId="21350913" w14:textId="77777777" w:rsidR="0097381C" w:rsidRPr="008C009C" w:rsidRDefault="00C623D2" w:rsidP="0097381C">
      <w:pPr>
        <w:ind w:firstLine="839"/>
        <w:rPr>
          <w:sz w:val="24"/>
        </w:rPr>
      </w:pPr>
      <w:r w:rsidRPr="008C009C">
        <w:rPr>
          <w:sz w:val="24"/>
        </w:rPr>
        <w:t xml:space="preserve">In 2015, the Indiana Department of Transportation (INDOT) sought to investigate the feasibility of time-of-day (TOD) tolling at the Indianapolis’s Interstate 465 ring road, a high-volume beltway that connects Interstates 65, 70, 74, and 69, four national corridors that play a vital and strategic role connecting the northern, southern, western, and eastern parts of the country. </w:t>
      </w:r>
      <w:r w:rsidR="000C5380" w:rsidRPr="008C009C">
        <w:rPr>
          <w:sz w:val="24"/>
        </w:rPr>
        <w:t xml:space="preserve">The agency therefore commissioned a research study to </w:t>
      </w:r>
      <w:r w:rsidR="0097381C" w:rsidRPr="008C009C">
        <w:rPr>
          <w:sz w:val="24"/>
        </w:rPr>
        <w:t xml:space="preserve">assess the feasibility of TOD tolling, in terms of various performance indicators related to the agency, the road user, and the community. </w:t>
      </w:r>
    </w:p>
    <w:p w14:paraId="74B23ACA" w14:textId="4EECDFAE" w:rsidR="000C5380" w:rsidRPr="008C009C" w:rsidRDefault="0097381C" w:rsidP="00362E76">
      <w:pPr>
        <w:ind w:firstLine="839"/>
        <w:rPr>
          <w:sz w:val="24"/>
        </w:rPr>
      </w:pPr>
      <w:r w:rsidRPr="008C009C">
        <w:rPr>
          <w:sz w:val="24"/>
        </w:rPr>
        <w:t>T</w:t>
      </w:r>
      <w:r w:rsidR="00C623D2" w:rsidRPr="008C009C">
        <w:rPr>
          <w:sz w:val="24"/>
        </w:rPr>
        <w:t>his paper d</w:t>
      </w:r>
      <w:r w:rsidRPr="008C009C">
        <w:rPr>
          <w:sz w:val="24"/>
        </w:rPr>
        <w:t xml:space="preserve">ocuments </w:t>
      </w:r>
      <w:r w:rsidR="00C623D2" w:rsidRPr="008C009C">
        <w:rPr>
          <w:sz w:val="24"/>
        </w:rPr>
        <w:t xml:space="preserve">the development and implementation </w:t>
      </w:r>
      <w:r w:rsidRPr="008C009C">
        <w:rPr>
          <w:sz w:val="24"/>
        </w:rPr>
        <w:t xml:space="preserve">of a simulation framework and software tool that address this research need. </w:t>
      </w:r>
      <w:r w:rsidR="000C5380" w:rsidRPr="008C009C">
        <w:rPr>
          <w:sz w:val="24"/>
        </w:rPr>
        <w:t>Th</w:t>
      </w:r>
      <w:r w:rsidRPr="008C009C">
        <w:rPr>
          <w:sz w:val="24"/>
        </w:rPr>
        <w:t>e</w:t>
      </w:r>
      <w:r w:rsidR="000C5380" w:rsidRPr="008C009C">
        <w:rPr>
          <w:sz w:val="24"/>
        </w:rPr>
        <w:t xml:space="preserve"> paper </w:t>
      </w:r>
      <w:r w:rsidRPr="008C009C">
        <w:rPr>
          <w:sz w:val="24"/>
        </w:rPr>
        <w:t xml:space="preserve">describes </w:t>
      </w:r>
      <w:r w:rsidR="000C5380" w:rsidRPr="008C009C">
        <w:rPr>
          <w:sz w:val="24"/>
        </w:rPr>
        <w:t xml:space="preserve">a case study </w:t>
      </w:r>
      <w:r w:rsidRPr="008C009C">
        <w:rPr>
          <w:sz w:val="24"/>
        </w:rPr>
        <w:t>involving prospective tolling of a part of I</w:t>
      </w:r>
      <w:r w:rsidR="000C5380" w:rsidRPr="008C009C">
        <w:rPr>
          <w:sz w:val="24"/>
        </w:rPr>
        <w:t>nterstate 465 (I-465)</w:t>
      </w:r>
      <w:r w:rsidRPr="008C009C">
        <w:rPr>
          <w:sz w:val="24"/>
        </w:rPr>
        <w:t xml:space="preserve">. </w:t>
      </w:r>
      <w:r w:rsidR="000C5380" w:rsidRPr="008C009C">
        <w:rPr>
          <w:sz w:val="24"/>
        </w:rPr>
        <w:t>Th</w:t>
      </w:r>
      <w:r w:rsidR="00362E76" w:rsidRPr="008C009C">
        <w:rPr>
          <w:sz w:val="24"/>
        </w:rPr>
        <w:t>e</w:t>
      </w:r>
      <w:r w:rsidR="000C5380" w:rsidRPr="008C009C">
        <w:rPr>
          <w:sz w:val="24"/>
        </w:rPr>
        <w:t xml:space="preserve"> paper is organized as follows. Section 1 presents introduction and motivation for this study. Section 2 introduces literature review on related topics. Section 3 describes methodology used in the study. Section 4 presents </w:t>
      </w:r>
      <w:r w:rsidR="00362E76" w:rsidRPr="008C009C">
        <w:rPr>
          <w:sz w:val="24"/>
        </w:rPr>
        <w:t>the</w:t>
      </w:r>
      <w:r w:rsidR="000C5380" w:rsidRPr="008C009C">
        <w:rPr>
          <w:sz w:val="24"/>
        </w:rPr>
        <w:t xml:space="preserve"> case study and insights</w:t>
      </w:r>
      <w:r w:rsidR="00362E76" w:rsidRPr="008C009C">
        <w:rPr>
          <w:sz w:val="24"/>
        </w:rPr>
        <w:t xml:space="preserve"> earned from the analysis and S</w:t>
      </w:r>
      <w:r w:rsidR="000C5380" w:rsidRPr="008C009C">
        <w:rPr>
          <w:sz w:val="24"/>
        </w:rPr>
        <w:t>ection 5 conclu</w:t>
      </w:r>
      <w:r w:rsidR="00362E76" w:rsidRPr="008C009C">
        <w:rPr>
          <w:sz w:val="24"/>
        </w:rPr>
        <w:t xml:space="preserve">des he paper and suggests possible directions for </w:t>
      </w:r>
      <w:r w:rsidR="000C5380" w:rsidRPr="008C009C">
        <w:rPr>
          <w:sz w:val="24"/>
        </w:rPr>
        <w:t>future research.</w:t>
      </w:r>
    </w:p>
    <w:p w14:paraId="74C5CB4B" w14:textId="52D3C1F4" w:rsidR="00B72F62" w:rsidRPr="008C009C" w:rsidRDefault="00B72F62" w:rsidP="00941CD5">
      <w:pPr>
        <w:ind w:firstLine="0"/>
        <w:rPr>
          <w:sz w:val="24"/>
        </w:rPr>
      </w:pPr>
    </w:p>
    <w:p w14:paraId="21023859" w14:textId="77777777" w:rsidR="00036E53" w:rsidRPr="008C009C" w:rsidRDefault="00036E53" w:rsidP="00B33012">
      <w:pPr>
        <w:pStyle w:val="Heading1"/>
        <w:spacing w:before="0" w:after="0"/>
        <w:rPr>
          <w:sz w:val="24"/>
        </w:rPr>
      </w:pPr>
      <w:r w:rsidRPr="008C009C">
        <w:rPr>
          <w:sz w:val="24"/>
        </w:rPr>
        <w:t>Literature review</w:t>
      </w:r>
    </w:p>
    <w:p w14:paraId="7E50F429" w14:textId="77777777" w:rsidR="00AE4611" w:rsidRPr="008C009C" w:rsidRDefault="00AE4611" w:rsidP="00794D39">
      <w:pPr>
        <w:rPr>
          <w:sz w:val="24"/>
        </w:rPr>
      </w:pPr>
    </w:p>
    <w:p w14:paraId="6D38675A" w14:textId="1B6748BD" w:rsidR="00036E53" w:rsidRPr="008C009C" w:rsidRDefault="00813472" w:rsidP="00B33012">
      <w:pPr>
        <w:pStyle w:val="Heading2"/>
        <w:spacing w:before="0" w:after="0"/>
        <w:rPr>
          <w:i/>
          <w:sz w:val="24"/>
        </w:rPr>
      </w:pPr>
      <w:r w:rsidRPr="008C009C">
        <w:rPr>
          <w:sz w:val="24"/>
        </w:rPr>
        <w:t xml:space="preserve">The </w:t>
      </w:r>
      <w:r w:rsidR="00F0522B" w:rsidRPr="008C009C">
        <w:rPr>
          <w:sz w:val="24"/>
        </w:rPr>
        <w:t xml:space="preserve">Impacts </w:t>
      </w:r>
      <w:r w:rsidR="00036E53" w:rsidRPr="008C009C">
        <w:rPr>
          <w:sz w:val="24"/>
        </w:rPr>
        <w:t xml:space="preserve">of </w:t>
      </w:r>
      <w:r w:rsidR="00E35BA8" w:rsidRPr="008C009C">
        <w:rPr>
          <w:sz w:val="24"/>
        </w:rPr>
        <w:t>Road Tolls</w:t>
      </w:r>
    </w:p>
    <w:p w14:paraId="101A7984" w14:textId="77777777" w:rsidR="00E35BA8" w:rsidRPr="008C009C" w:rsidRDefault="00E35BA8" w:rsidP="00E35BA8">
      <w:pPr>
        <w:ind w:firstLine="0"/>
        <w:rPr>
          <w:sz w:val="24"/>
        </w:rPr>
      </w:pPr>
      <w:r w:rsidRPr="008C009C">
        <w:rPr>
          <w:sz w:val="24"/>
        </w:rPr>
        <w:t xml:space="preserve">Toll roads have a diverse range of impacts. Some of these are benefits and others are </w:t>
      </w:r>
      <w:proofErr w:type="spellStart"/>
      <w:r w:rsidRPr="008C009C">
        <w:rPr>
          <w:sz w:val="24"/>
        </w:rPr>
        <w:t>disbenefits</w:t>
      </w:r>
      <w:proofErr w:type="spellEnd"/>
      <w:r w:rsidRPr="008C009C">
        <w:rPr>
          <w:sz w:val="24"/>
        </w:rPr>
        <w:t>. Also, some impacts are borne by the road user while others are borne by the agency, the concessionaire, and the community.  Overall, the performance indicators for these impacts include traffic congestion, revenues, travel demand, changes in route choices, land use shifts, impacts on neighboring local roads, economic development, citizens’ welfare (</w:t>
      </w:r>
      <w:proofErr w:type="spellStart"/>
      <w:r w:rsidRPr="008C009C">
        <w:rPr>
          <w:sz w:val="24"/>
        </w:rPr>
        <w:t>Supernak</w:t>
      </w:r>
      <w:proofErr w:type="spellEnd"/>
      <w:r w:rsidRPr="008C009C">
        <w:rPr>
          <w:sz w:val="24"/>
        </w:rPr>
        <w:t xml:space="preserve"> et al., 2002; Gupta et al., 2006; de Palma et al., 2008; </w:t>
      </w:r>
      <w:proofErr w:type="spellStart"/>
      <w:r w:rsidRPr="008C009C">
        <w:rPr>
          <w:sz w:val="24"/>
        </w:rPr>
        <w:t>Kristoffersson</w:t>
      </w:r>
      <w:proofErr w:type="spellEnd"/>
      <w:r w:rsidRPr="008C009C">
        <w:rPr>
          <w:sz w:val="24"/>
        </w:rPr>
        <w:t>, 2013).</w:t>
      </w:r>
    </w:p>
    <w:p w14:paraId="6E413EE5" w14:textId="160E5329" w:rsidR="00AE5F89" w:rsidRPr="008C009C" w:rsidRDefault="00E35BA8" w:rsidP="00E35BA8">
      <w:pPr>
        <w:rPr>
          <w:rFonts w:eastAsiaTheme="minorEastAsia"/>
          <w:sz w:val="24"/>
          <w:lang w:eastAsia="en-US"/>
        </w:rPr>
      </w:pPr>
      <w:r w:rsidRPr="008C009C">
        <w:rPr>
          <w:rFonts w:eastAsiaTheme="minorEastAsia"/>
          <w:sz w:val="24"/>
          <w:lang w:eastAsia="en-US"/>
        </w:rPr>
        <w:t>Highway and bridge t</w:t>
      </w:r>
      <w:r w:rsidR="00AE5F89" w:rsidRPr="008C009C">
        <w:rPr>
          <w:rFonts w:eastAsiaTheme="minorEastAsia"/>
          <w:sz w:val="24"/>
          <w:lang w:eastAsia="en-US"/>
        </w:rPr>
        <w:t xml:space="preserve">olls </w:t>
      </w:r>
      <w:r w:rsidRPr="008C009C">
        <w:rPr>
          <w:rFonts w:eastAsiaTheme="minorEastAsia"/>
          <w:sz w:val="24"/>
          <w:lang w:eastAsia="en-US"/>
        </w:rPr>
        <w:t xml:space="preserve">typically serve </w:t>
      </w:r>
      <w:r w:rsidR="00AE5F89" w:rsidRPr="008C009C">
        <w:rPr>
          <w:rFonts w:eastAsiaTheme="minorEastAsia"/>
          <w:sz w:val="24"/>
          <w:lang w:eastAsia="en-US"/>
        </w:rPr>
        <w:t xml:space="preserve">as an extra source of income for financing the construction, operation, and maintenance </w:t>
      </w:r>
      <w:r w:rsidR="00AE5F89" w:rsidRPr="008C009C">
        <w:rPr>
          <w:rFonts w:eastAsiaTheme="minorEastAsia"/>
          <w:sz w:val="24"/>
          <w:lang w:eastAsia="en-US"/>
        </w:rPr>
        <w:lastRenderedPageBreak/>
        <w:t xml:space="preserve">of </w:t>
      </w:r>
      <w:r w:rsidRPr="008C009C">
        <w:rPr>
          <w:rFonts w:eastAsiaTheme="minorEastAsia"/>
          <w:sz w:val="24"/>
          <w:lang w:eastAsia="en-US"/>
        </w:rPr>
        <w:t>this</w:t>
      </w:r>
      <w:r w:rsidR="00AE5F89" w:rsidRPr="008C009C">
        <w:rPr>
          <w:rFonts w:eastAsiaTheme="minorEastAsia"/>
          <w:sz w:val="24"/>
          <w:lang w:eastAsia="en-US"/>
        </w:rPr>
        <w:t xml:space="preserve"> infrastructure. Steer Davies </w:t>
      </w:r>
      <w:r w:rsidR="00AE5F89" w:rsidRPr="008C009C">
        <w:rPr>
          <w:rFonts w:eastAsiaTheme="minorEastAsia"/>
          <w:noProof/>
          <w:sz w:val="24"/>
          <w:lang w:eastAsia="en-US"/>
        </w:rPr>
        <w:t>Gleave (2013</w:t>
      </w:r>
      <w:r w:rsidR="00AE5F89" w:rsidRPr="008C009C">
        <w:rPr>
          <w:rFonts w:eastAsiaTheme="minorEastAsia"/>
          <w:sz w:val="24"/>
          <w:lang w:eastAsia="en-US"/>
        </w:rPr>
        <w:t>), studied the impact of tolling two Ohio River bridges in the Louisville metropolitan area</w:t>
      </w:r>
      <w:r w:rsidRPr="008C009C">
        <w:rPr>
          <w:rFonts w:eastAsiaTheme="minorEastAsia"/>
          <w:sz w:val="24"/>
          <w:lang w:eastAsia="en-US"/>
        </w:rPr>
        <w:t xml:space="preserve"> and concluded</w:t>
      </w:r>
      <w:r w:rsidR="00AE5F89" w:rsidRPr="008C009C">
        <w:rPr>
          <w:rFonts w:eastAsiaTheme="minorEastAsia"/>
          <w:sz w:val="24"/>
          <w:lang w:eastAsia="en-US"/>
        </w:rPr>
        <w:t xml:space="preserve"> that the annual tolling revenue </w:t>
      </w:r>
      <w:r w:rsidRPr="008C009C">
        <w:rPr>
          <w:rFonts w:eastAsiaTheme="minorEastAsia"/>
          <w:sz w:val="24"/>
          <w:lang w:eastAsia="en-US"/>
        </w:rPr>
        <w:t xml:space="preserve">will be </w:t>
      </w:r>
      <w:r w:rsidR="00AE5F89" w:rsidRPr="008C009C">
        <w:rPr>
          <w:rFonts w:eastAsiaTheme="minorEastAsia"/>
          <w:sz w:val="24"/>
          <w:lang w:eastAsia="en-US"/>
        </w:rPr>
        <w:t>$34 million for the first half year of opening, and over $210 million in 10 years.</w:t>
      </w:r>
    </w:p>
    <w:p w14:paraId="5816C662" w14:textId="01D86C46" w:rsidR="00AE5F89" w:rsidRPr="008C009C" w:rsidRDefault="00AE5F89" w:rsidP="00E35BA8">
      <w:pPr>
        <w:rPr>
          <w:rFonts w:eastAsiaTheme="minorEastAsia"/>
          <w:sz w:val="24"/>
          <w:lang w:eastAsia="en-US"/>
        </w:rPr>
      </w:pPr>
      <w:r w:rsidRPr="008C009C">
        <w:rPr>
          <w:rFonts w:eastAsiaTheme="minorEastAsia"/>
          <w:sz w:val="24"/>
          <w:lang w:eastAsia="en-US"/>
        </w:rPr>
        <w:t xml:space="preserve">Besides generating considerable revenue, tolling is also shown to be an effective </w:t>
      </w:r>
      <w:r w:rsidR="00E35BA8" w:rsidRPr="008C009C">
        <w:rPr>
          <w:rFonts w:eastAsiaTheme="minorEastAsia"/>
          <w:sz w:val="24"/>
          <w:lang w:eastAsia="en-US"/>
        </w:rPr>
        <w:t xml:space="preserve">road-pricing </w:t>
      </w:r>
      <w:r w:rsidRPr="008C009C">
        <w:rPr>
          <w:rFonts w:eastAsiaTheme="minorEastAsia"/>
          <w:sz w:val="24"/>
          <w:lang w:eastAsia="en-US"/>
        </w:rPr>
        <w:t>approach in reducing traffic congestion (</w:t>
      </w:r>
      <w:r w:rsidR="00AE4611" w:rsidRPr="008C009C">
        <w:rPr>
          <w:sz w:val="24"/>
          <w:shd w:val="clear" w:color="auto" w:fill="FFFFFF" w:themeFill="background1"/>
        </w:rPr>
        <w:t xml:space="preserve">Akiyama and </w:t>
      </w:r>
      <w:proofErr w:type="spellStart"/>
      <w:r w:rsidR="00AE4611" w:rsidRPr="008C009C">
        <w:rPr>
          <w:sz w:val="24"/>
          <w:shd w:val="clear" w:color="auto" w:fill="FFFFFF" w:themeFill="background1"/>
        </w:rPr>
        <w:t>Okushim</w:t>
      </w:r>
      <w:proofErr w:type="spellEnd"/>
      <w:r w:rsidR="00AE4611" w:rsidRPr="008C009C">
        <w:rPr>
          <w:sz w:val="24"/>
          <w:shd w:val="clear" w:color="auto" w:fill="FFFFFF" w:themeFill="background1"/>
        </w:rPr>
        <w:t xml:space="preserve">, 2006; </w:t>
      </w:r>
      <w:r w:rsidR="00AE4611" w:rsidRPr="008C009C">
        <w:rPr>
          <w:sz w:val="24"/>
        </w:rPr>
        <w:t xml:space="preserve">Lindsey, 2006; Pierce, 2014; </w:t>
      </w:r>
      <w:proofErr w:type="spellStart"/>
      <w:r w:rsidR="00AE4611" w:rsidRPr="008C009C">
        <w:rPr>
          <w:sz w:val="24"/>
          <w:shd w:val="clear" w:color="auto" w:fill="FFFFFF" w:themeFill="background1"/>
        </w:rPr>
        <w:t>Pessaro</w:t>
      </w:r>
      <w:proofErr w:type="spellEnd"/>
      <w:r w:rsidR="00AE4611" w:rsidRPr="008C009C">
        <w:rPr>
          <w:sz w:val="24"/>
          <w:shd w:val="clear" w:color="auto" w:fill="FFFFFF" w:themeFill="background1"/>
        </w:rPr>
        <w:t xml:space="preserve"> and Van </w:t>
      </w:r>
      <w:proofErr w:type="spellStart"/>
      <w:r w:rsidR="00AE4611" w:rsidRPr="008C009C">
        <w:rPr>
          <w:sz w:val="24"/>
          <w:shd w:val="clear" w:color="auto" w:fill="FFFFFF" w:themeFill="background1"/>
        </w:rPr>
        <w:t>Nostrand</w:t>
      </w:r>
      <w:proofErr w:type="spellEnd"/>
      <w:r w:rsidR="00AE4611" w:rsidRPr="008C009C">
        <w:rPr>
          <w:sz w:val="24"/>
          <w:shd w:val="clear" w:color="auto" w:fill="FFFFFF" w:themeFill="background1"/>
        </w:rPr>
        <w:t>, 2014</w:t>
      </w:r>
      <w:r w:rsidRPr="008C009C">
        <w:rPr>
          <w:rFonts w:eastAsiaTheme="minorEastAsia"/>
          <w:sz w:val="24"/>
          <w:lang w:eastAsia="en-US"/>
        </w:rPr>
        <w:t>)</w:t>
      </w:r>
      <w:r w:rsidR="00E35BA8" w:rsidRPr="008C009C">
        <w:rPr>
          <w:rFonts w:eastAsiaTheme="minorEastAsia"/>
          <w:sz w:val="24"/>
          <w:lang w:eastAsia="en-US"/>
        </w:rPr>
        <w:t xml:space="preserve"> which </w:t>
      </w:r>
      <w:r w:rsidR="00AE4611" w:rsidRPr="008C009C">
        <w:rPr>
          <w:rFonts w:eastAsiaTheme="minorEastAsia"/>
          <w:sz w:val="24"/>
          <w:lang w:eastAsia="en-US"/>
        </w:rPr>
        <w:t xml:space="preserve">otherwise </w:t>
      </w:r>
      <w:r w:rsidRPr="008C009C">
        <w:rPr>
          <w:rFonts w:eastAsiaTheme="minorEastAsia"/>
          <w:sz w:val="24"/>
          <w:lang w:eastAsia="en-US"/>
        </w:rPr>
        <w:t xml:space="preserve">impairs economic development and decreases </w:t>
      </w:r>
      <w:r w:rsidR="00AE4611" w:rsidRPr="008C009C">
        <w:rPr>
          <w:rFonts w:eastAsiaTheme="minorEastAsia"/>
          <w:sz w:val="24"/>
          <w:lang w:eastAsia="en-US"/>
        </w:rPr>
        <w:t xml:space="preserve">air quality and </w:t>
      </w:r>
      <w:r w:rsidRPr="008C009C">
        <w:rPr>
          <w:rFonts w:eastAsiaTheme="minorEastAsia"/>
          <w:sz w:val="24"/>
          <w:lang w:eastAsia="en-US"/>
        </w:rPr>
        <w:t xml:space="preserve">quality of life. </w:t>
      </w:r>
      <w:r w:rsidR="00E35BA8" w:rsidRPr="008C009C">
        <w:rPr>
          <w:sz w:val="24"/>
        </w:rPr>
        <w:t>As a d</w:t>
      </w:r>
      <w:r w:rsidRPr="008C009C">
        <w:rPr>
          <w:sz w:val="24"/>
        </w:rPr>
        <w:t>emand</w:t>
      </w:r>
      <w:r w:rsidR="00E35BA8" w:rsidRPr="008C009C">
        <w:rPr>
          <w:sz w:val="24"/>
        </w:rPr>
        <w:t>-</w:t>
      </w:r>
      <w:r w:rsidRPr="008C009C">
        <w:rPr>
          <w:sz w:val="24"/>
        </w:rPr>
        <w:t>side</w:t>
      </w:r>
      <w:r w:rsidR="00E35BA8" w:rsidRPr="008C009C">
        <w:rPr>
          <w:sz w:val="24"/>
        </w:rPr>
        <w:t xml:space="preserve"> congestion-mitigation str</w:t>
      </w:r>
      <w:r w:rsidRPr="008C009C">
        <w:rPr>
          <w:sz w:val="24"/>
        </w:rPr>
        <w:t>ateg</w:t>
      </w:r>
      <w:r w:rsidR="00E35BA8" w:rsidRPr="008C009C">
        <w:rPr>
          <w:sz w:val="24"/>
        </w:rPr>
        <w:t xml:space="preserve">y, </w:t>
      </w:r>
      <w:r w:rsidRPr="008C009C">
        <w:rPr>
          <w:rFonts w:eastAsiaTheme="minorEastAsia"/>
          <w:sz w:val="24"/>
          <w:lang w:eastAsia="en-US"/>
        </w:rPr>
        <w:t xml:space="preserve">road pricing </w:t>
      </w:r>
      <w:r w:rsidR="00E35BA8" w:rsidRPr="008C009C">
        <w:rPr>
          <w:rFonts w:eastAsiaTheme="minorEastAsia"/>
          <w:sz w:val="24"/>
          <w:lang w:eastAsia="en-US"/>
        </w:rPr>
        <w:t xml:space="preserve">schemes including tolling has been implemented </w:t>
      </w:r>
      <w:r w:rsidRPr="008C009C">
        <w:rPr>
          <w:rFonts w:eastAsiaTheme="minorEastAsia"/>
          <w:sz w:val="24"/>
          <w:lang w:eastAsia="en-US"/>
        </w:rPr>
        <w:t xml:space="preserve">in </w:t>
      </w:r>
      <w:r w:rsidR="00E35BA8" w:rsidRPr="008C009C">
        <w:rPr>
          <w:rFonts w:eastAsiaTheme="minorEastAsia"/>
          <w:sz w:val="24"/>
          <w:lang w:eastAsia="en-US"/>
        </w:rPr>
        <w:t xml:space="preserve">several </w:t>
      </w:r>
      <w:r w:rsidRPr="008C009C">
        <w:rPr>
          <w:rFonts w:eastAsiaTheme="minorEastAsia"/>
          <w:sz w:val="24"/>
          <w:lang w:eastAsia="en-US"/>
        </w:rPr>
        <w:t>big cities world</w:t>
      </w:r>
      <w:r w:rsidR="00E35BA8" w:rsidRPr="008C009C">
        <w:rPr>
          <w:rFonts w:eastAsiaTheme="minorEastAsia"/>
          <w:sz w:val="24"/>
          <w:lang w:eastAsia="en-US"/>
        </w:rPr>
        <w:t>wide</w:t>
      </w:r>
      <w:r w:rsidRPr="008C009C">
        <w:rPr>
          <w:rFonts w:eastAsiaTheme="minorEastAsia"/>
          <w:sz w:val="24"/>
          <w:lang w:eastAsia="en-US"/>
        </w:rPr>
        <w:t xml:space="preserve">. For </w:t>
      </w:r>
      <w:r w:rsidR="00AE4611" w:rsidRPr="008C009C">
        <w:rPr>
          <w:rFonts w:eastAsiaTheme="minorEastAsia"/>
          <w:sz w:val="24"/>
          <w:lang w:eastAsia="en-US"/>
        </w:rPr>
        <w:t xml:space="preserve">example, </w:t>
      </w:r>
      <w:r w:rsidRPr="008C009C">
        <w:rPr>
          <w:rFonts w:eastAsiaTheme="minorEastAsia"/>
          <w:sz w:val="24"/>
          <w:lang w:eastAsia="en-US"/>
        </w:rPr>
        <w:t xml:space="preserve">Singapore launched the Electronic Road Pricing scheme in 1998 and charges road users a congestion fee every time they cross the cordon area (Goh, 2002). </w:t>
      </w:r>
      <w:r w:rsidR="007F2375" w:rsidRPr="008C009C">
        <w:rPr>
          <w:rFonts w:eastAsiaTheme="minorEastAsia"/>
          <w:sz w:val="24"/>
          <w:lang w:eastAsia="en-US"/>
        </w:rPr>
        <w:t xml:space="preserve">In 2003, </w:t>
      </w:r>
      <w:r w:rsidRPr="008C009C">
        <w:rPr>
          <w:rFonts w:eastAsiaTheme="minorEastAsia"/>
          <w:sz w:val="24"/>
          <w:lang w:eastAsia="en-US"/>
        </w:rPr>
        <w:t>London introduced the zonal congestion-pricing scheme</w:t>
      </w:r>
      <w:r w:rsidR="007F2375" w:rsidRPr="008C009C">
        <w:rPr>
          <w:rFonts w:eastAsiaTheme="minorEastAsia"/>
          <w:sz w:val="24"/>
          <w:lang w:eastAsia="en-US"/>
        </w:rPr>
        <w:t xml:space="preserve"> </w:t>
      </w:r>
      <w:r w:rsidRPr="008C009C">
        <w:rPr>
          <w:rFonts w:eastAsiaTheme="minorEastAsia"/>
          <w:sz w:val="24"/>
          <w:lang w:eastAsia="en-US"/>
        </w:rPr>
        <w:t>where</w:t>
      </w:r>
      <w:ins w:id="1" w:author="Fasil Sagir" w:date="2017-12-19T10:33:00Z">
        <w:r w:rsidR="00265633">
          <w:rPr>
            <w:rFonts w:eastAsiaTheme="minorEastAsia"/>
            <w:sz w:val="24"/>
            <w:lang w:eastAsia="en-US"/>
          </w:rPr>
          <w:t>in</w:t>
        </w:r>
      </w:ins>
      <w:r w:rsidRPr="008C009C">
        <w:rPr>
          <w:rFonts w:eastAsiaTheme="minorEastAsia"/>
          <w:sz w:val="24"/>
          <w:lang w:eastAsia="en-US"/>
        </w:rPr>
        <w:t xml:space="preserve"> a daily fee is charged for every vehicle within the congestion-charging zone.</w:t>
      </w:r>
      <w:r w:rsidRPr="008C009C">
        <w:rPr>
          <w:sz w:val="24"/>
        </w:rPr>
        <w:t xml:space="preserve"> </w:t>
      </w:r>
      <w:r w:rsidR="007F2375" w:rsidRPr="008C009C">
        <w:rPr>
          <w:sz w:val="24"/>
        </w:rPr>
        <w:t>A few s</w:t>
      </w:r>
      <w:r w:rsidRPr="008C009C">
        <w:rPr>
          <w:sz w:val="24"/>
        </w:rPr>
        <w:t xml:space="preserve">tudies have also </w:t>
      </w:r>
      <w:r w:rsidR="007F2375" w:rsidRPr="008C009C">
        <w:rPr>
          <w:sz w:val="24"/>
        </w:rPr>
        <w:t>carried out conceptual</w:t>
      </w:r>
      <w:r w:rsidRPr="008C009C">
        <w:rPr>
          <w:sz w:val="24"/>
        </w:rPr>
        <w:t xml:space="preserve"> evaluat</w:t>
      </w:r>
      <w:r w:rsidR="007F2375" w:rsidRPr="008C009C">
        <w:rPr>
          <w:sz w:val="24"/>
        </w:rPr>
        <w:t xml:space="preserve">ion of </w:t>
      </w:r>
      <w:r w:rsidRPr="008C009C">
        <w:rPr>
          <w:sz w:val="24"/>
        </w:rPr>
        <w:t>the impacts on congestion pricing in roadways (Fan, 2016; Cao et al., 2017).</w:t>
      </w:r>
    </w:p>
    <w:p w14:paraId="4969012B" w14:textId="312EAB8F" w:rsidR="00DF7D5C" w:rsidRPr="008C009C" w:rsidRDefault="00AE4611" w:rsidP="00AE4611">
      <w:pPr>
        <w:rPr>
          <w:sz w:val="24"/>
        </w:rPr>
      </w:pPr>
      <w:r w:rsidRPr="008C009C">
        <w:rPr>
          <w:sz w:val="24"/>
        </w:rPr>
        <w:t>Also, road tolling can yield economic benefits (NCSL 2004; Wilbur, 2005;</w:t>
      </w:r>
      <w:r w:rsidRPr="008C009C">
        <w:rPr>
          <w:sz w:val="24"/>
          <w:shd w:val="clear" w:color="auto" w:fill="FFFFFF" w:themeFill="background1"/>
        </w:rPr>
        <w:t xml:space="preserve"> </w:t>
      </w:r>
      <w:proofErr w:type="spellStart"/>
      <w:r w:rsidRPr="008C009C">
        <w:rPr>
          <w:sz w:val="24"/>
          <w:shd w:val="clear" w:color="auto" w:fill="FFFFFF" w:themeFill="background1"/>
        </w:rPr>
        <w:t>Weisbrod</w:t>
      </w:r>
      <w:proofErr w:type="spellEnd"/>
      <w:r w:rsidRPr="008C009C">
        <w:rPr>
          <w:sz w:val="24"/>
          <w:shd w:val="clear" w:color="auto" w:fill="FFFFFF" w:themeFill="background1"/>
        </w:rPr>
        <w:t xml:space="preserve"> and Williams, 2011;</w:t>
      </w:r>
      <w:r w:rsidRPr="008C009C">
        <w:rPr>
          <w:sz w:val="24"/>
        </w:rPr>
        <w:t xml:space="preserve"> </w:t>
      </w:r>
      <w:proofErr w:type="spellStart"/>
      <w:r w:rsidRPr="008C009C">
        <w:rPr>
          <w:sz w:val="24"/>
        </w:rPr>
        <w:t>Lauridsen</w:t>
      </w:r>
      <w:proofErr w:type="spellEnd"/>
      <w:r w:rsidRPr="008C009C">
        <w:rPr>
          <w:sz w:val="24"/>
        </w:rPr>
        <w:t xml:space="preserve">, 2011; </w:t>
      </w:r>
      <w:r w:rsidRPr="008C009C">
        <w:rPr>
          <w:rFonts w:eastAsiaTheme="minorEastAsia"/>
          <w:sz w:val="24"/>
          <w:lang w:eastAsia="en-US"/>
        </w:rPr>
        <w:t>Steer Davies</w:t>
      </w:r>
      <w:r w:rsidRPr="008C009C">
        <w:rPr>
          <w:sz w:val="24"/>
        </w:rPr>
        <w:t xml:space="preserve"> </w:t>
      </w:r>
      <w:proofErr w:type="spellStart"/>
      <w:r w:rsidRPr="008C009C">
        <w:rPr>
          <w:sz w:val="24"/>
        </w:rPr>
        <w:t>Gleave</w:t>
      </w:r>
      <w:proofErr w:type="spellEnd"/>
      <w:r w:rsidRPr="008C009C">
        <w:rPr>
          <w:sz w:val="24"/>
        </w:rPr>
        <w:t>, 2013), impact regional traffic, land use, eco</w:t>
      </w:r>
      <w:bookmarkStart w:id="2" w:name="_GoBack"/>
      <w:bookmarkEnd w:id="2"/>
      <w:r w:rsidRPr="008C009C">
        <w:rPr>
          <w:sz w:val="24"/>
        </w:rPr>
        <w:t>nomy and welfare in a positive or negative way</w:t>
      </w:r>
      <w:r w:rsidRPr="008C009C" w:rsidDel="00BB6D6D">
        <w:rPr>
          <w:sz w:val="24"/>
        </w:rPr>
        <w:t xml:space="preserve"> </w:t>
      </w:r>
      <w:r w:rsidRPr="008C009C">
        <w:rPr>
          <w:sz w:val="24"/>
        </w:rPr>
        <w:t>(</w:t>
      </w:r>
      <w:r w:rsidRPr="008C009C">
        <w:rPr>
          <w:sz w:val="24"/>
          <w:shd w:val="clear" w:color="auto" w:fill="FFFFFF" w:themeFill="background1"/>
        </w:rPr>
        <w:t xml:space="preserve">Gupta et al., 2004; </w:t>
      </w:r>
      <w:r w:rsidRPr="008C009C">
        <w:rPr>
          <w:sz w:val="24"/>
          <w:shd w:val="clear" w:color="auto" w:fill="FFFFFF"/>
        </w:rPr>
        <w:t xml:space="preserve">Ferrari, 2005; Kleist and Doll, 2005; </w:t>
      </w:r>
      <w:proofErr w:type="spellStart"/>
      <w:r w:rsidRPr="008C009C">
        <w:rPr>
          <w:sz w:val="24"/>
          <w:shd w:val="clear" w:color="auto" w:fill="FFFFFF" w:themeFill="background1"/>
        </w:rPr>
        <w:t>Lemp</w:t>
      </w:r>
      <w:proofErr w:type="spellEnd"/>
      <w:r w:rsidRPr="008C009C">
        <w:rPr>
          <w:sz w:val="24"/>
          <w:shd w:val="clear" w:color="auto" w:fill="FFFFFF" w:themeFill="background1"/>
        </w:rPr>
        <w:t xml:space="preserve"> and </w:t>
      </w:r>
      <w:proofErr w:type="spellStart"/>
      <w:r w:rsidRPr="008C009C">
        <w:rPr>
          <w:sz w:val="24"/>
          <w:shd w:val="clear" w:color="auto" w:fill="FFFFFF" w:themeFill="background1"/>
        </w:rPr>
        <w:t>Kockelman</w:t>
      </w:r>
      <w:proofErr w:type="spellEnd"/>
      <w:r w:rsidRPr="008C009C">
        <w:rPr>
          <w:sz w:val="24"/>
          <w:shd w:val="clear" w:color="auto" w:fill="FFFFFF" w:themeFill="background1"/>
        </w:rPr>
        <w:t xml:space="preserve">, 2009; </w:t>
      </w:r>
      <w:proofErr w:type="spellStart"/>
      <w:r w:rsidRPr="008C009C">
        <w:rPr>
          <w:sz w:val="24"/>
          <w:shd w:val="clear" w:color="auto" w:fill="FFFFFF" w:themeFill="background1"/>
        </w:rPr>
        <w:t>Kockelman</w:t>
      </w:r>
      <w:proofErr w:type="spellEnd"/>
      <w:r w:rsidRPr="008C009C">
        <w:rPr>
          <w:sz w:val="24"/>
          <w:shd w:val="clear" w:color="auto" w:fill="FFFFFF" w:themeFill="background1"/>
        </w:rPr>
        <w:t xml:space="preserve"> and </w:t>
      </w:r>
      <w:proofErr w:type="spellStart"/>
      <w:r w:rsidRPr="008C009C">
        <w:rPr>
          <w:sz w:val="24"/>
          <w:shd w:val="clear" w:color="auto" w:fill="FFFFFF" w:themeFill="background1"/>
        </w:rPr>
        <w:t>Lemp</w:t>
      </w:r>
      <w:proofErr w:type="spellEnd"/>
      <w:r w:rsidRPr="008C009C">
        <w:rPr>
          <w:sz w:val="24"/>
          <w:shd w:val="clear" w:color="auto" w:fill="FFFFFF" w:themeFill="background1"/>
        </w:rPr>
        <w:t xml:space="preserve">, 2011; </w:t>
      </w:r>
      <w:proofErr w:type="spellStart"/>
      <w:r w:rsidRPr="008C009C">
        <w:rPr>
          <w:sz w:val="24"/>
          <w:shd w:val="clear" w:color="auto" w:fill="FFFFFF" w:themeFill="background1"/>
        </w:rPr>
        <w:t>Ungemah</w:t>
      </w:r>
      <w:proofErr w:type="spellEnd"/>
      <w:r w:rsidRPr="008C009C">
        <w:rPr>
          <w:sz w:val="24"/>
          <w:shd w:val="clear" w:color="auto" w:fill="FFFFFF" w:themeFill="background1"/>
        </w:rPr>
        <w:t xml:space="preserve">, 2013; </w:t>
      </w:r>
      <w:proofErr w:type="spellStart"/>
      <w:r w:rsidRPr="008C009C">
        <w:rPr>
          <w:sz w:val="24"/>
          <w:shd w:val="clear" w:color="auto" w:fill="FFFFFF"/>
        </w:rPr>
        <w:t>Petrella</w:t>
      </w:r>
      <w:proofErr w:type="spellEnd"/>
      <w:r w:rsidRPr="008C009C">
        <w:rPr>
          <w:sz w:val="24"/>
          <w:shd w:val="clear" w:color="auto" w:fill="FFFFFF"/>
        </w:rPr>
        <w:t xml:space="preserve"> et al., 2014; Ray et al., 2014</w:t>
      </w:r>
      <w:r w:rsidRPr="008C009C">
        <w:rPr>
          <w:sz w:val="24"/>
          <w:shd w:val="clear" w:color="auto" w:fill="FFFFFF" w:themeFill="background1"/>
        </w:rPr>
        <w:t xml:space="preserve">). It can also be used an effective congestion management strategy </w:t>
      </w:r>
      <w:r w:rsidRPr="008C009C">
        <w:rPr>
          <w:sz w:val="24"/>
        </w:rPr>
        <w:t>and helps to lower fuel consum</w:t>
      </w:r>
      <w:r w:rsidR="00F40EF0">
        <w:rPr>
          <w:sz w:val="24"/>
        </w:rPr>
        <w:t>p</w:t>
      </w:r>
      <w:r w:rsidRPr="008C009C">
        <w:rPr>
          <w:sz w:val="24"/>
        </w:rPr>
        <w:t>tion and vehicular emissions (</w:t>
      </w:r>
      <w:r w:rsidRPr="008C009C">
        <w:rPr>
          <w:sz w:val="24"/>
          <w:shd w:val="clear" w:color="auto" w:fill="FFFFFF"/>
        </w:rPr>
        <w:t xml:space="preserve">Santos and Newbery, 2001; </w:t>
      </w:r>
      <w:r w:rsidRPr="008C009C">
        <w:rPr>
          <w:rFonts w:eastAsiaTheme="minorEastAsia"/>
          <w:sz w:val="24"/>
        </w:rPr>
        <w:t>Goh, 2002</w:t>
      </w:r>
      <w:r w:rsidRPr="008C009C">
        <w:rPr>
          <w:sz w:val="24"/>
        </w:rPr>
        <w:t>;</w:t>
      </w:r>
      <w:r w:rsidRPr="008C009C">
        <w:rPr>
          <w:sz w:val="24"/>
          <w:shd w:val="clear" w:color="auto" w:fill="FFFFFF"/>
        </w:rPr>
        <w:t xml:space="preserve"> </w:t>
      </w:r>
      <w:proofErr w:type="spellStart"/>
      <w:r w:rsidRPr="008C009C">
        <w:rPr>
          <w:sz w:val="24"/>
          <w:shd w:val="clear" w:color="auto" w:fill="FFFFFF"/>
        </w:rPr>
        <w:t>Ramjerdi</w:t>
      </w:r>
      <w:proofErr w:type="spellEnd"/>
      <w:r w:rsidRPr="008C009C">
        <w:rPr>
          <w:sz w:val="24"/>
          <w:shd w:val="clear" w:color="auto" w:fill="FFFFFF"/>
        </w:rPr>
        <w:t xml:space="preserve"> et al., 2004; Kleist and Doll, 2005;</w:t>
      </w:r>
      <w:r w:rsidRPr="008C009C">
        <w:rPr>
          <w:sz w:val="24"/>
        </w:rPr>
        <w:t xml:space="preserve"> </w:t>
      </w:r>
      <w:proofErr w:type="spellStart"/>
      <w:r w:rsidRPr="008C009C">
        <w:rPr>
          <w:sz w:val="24"/>
          <w:shd w:val="clear" w:color="auto" w:fill="FFFFFF"/>
        </w:rPr>
        <w:t>Waersted</w:t>
      </w:r>
      <w:proofErr w:type="spellEnd"/>
      <w:r w:rsidRPr="008C009C">
        <w:rPr>
          <w:sz w:val="24"/>
          <w:shd w:val="clear" w:color="auto" w:fill="FFFFFF"/>
        </w:rPr>
        <w:t>, 2005</w:t>
      </w:r>
      <w:r w:rsidRPr="008C009C">
        <w:rPr>
          <w:sz w:val="24"/>
        </w:rPr>
        <w:t>)</w:t>
      </w:r>
      <w:r w:rsidR="000902C1" w:rsidRPr="008C009C">
        <w:rPr>
          <w:sz w:val="24"/>
        </w:rPr>
        <w:t xml:space="preserve">. Further, </w:t>
      </w:r>
      <w:r w:rsidRPr="008C009C">
        <w:rPr>
          <w:sz w:val="24"/>
        </w:rPr>
        <w:t xml:space="preserve">certain types of </w:t>
      </w:r>
      <w:r w:rsidR="000902C1" w:rsidRPr="008C009C">
        <w:rPr>
          <w:sz w:val="24"/>
        </w:rPr>
        <w:t xml:space="preserve">tolling can be used to manage traffic congestion. For example, </w:t>
      </w:r>
      <w:r w:rsidR="00583439" w:rsidRPr="008C009C">
        <w:rPr>
          <w:sz w:val="24"/>
        </w:rPr>
        <w:t>TOD</w:t>
      </w:r>
      <w:r w:rsidR="000902C1" w:rsidRPr="008C009C">
        <w:rPr>
          <w:sz w:val="24"/>
        </w:rPr>
        <w:t xml:space="preserve"> tolling </w:t>
      </w:r>
      <w:r w:rsidRPr="008C009C">
        <w:rPr>
          <w:sz w:val="24"/>
        </w:rPr>
        <w:t xml:space="preserve">charges different tolls for peak and non-peak hours, thereby discourages travel at peak periods. </w:t>
      </w:r>
      <w:r w:rsidR="00036E53" w:rsidRPr="008C009C">
        <w:rPr>
          <w:sz w:val="24"/>
        </w:rPr>
        <w:t xml:space="preserve"> </w:t>
      </w:r>
    </w:p>
    <w:p w14:paraId="57E79CF6" w14:textId="77777777" w:rsidR="001D28D1" w:rsidRPr="008C009C" w:rsidRDefault="001D28D1" w:rsidP="001D28D1">
      <w:pPr>
        <w:ind w:firstLine="0"/>
        <w:rPr>
          <w:sz w:val="24"/>
        </w:rPr>
      </w:pPr>
    </w:p>
    <w:p w14:paraId="7E5750E3" w14:textId="1EFE3817" w:rsidR="00036E53" w:rsidRPr="008C009C" w:rsidRDefault="00036E53" w:rsidP="00942018">
      <w:pPr>
        <w:pStyle w:val="Heading2"/>
        <w:spacing w:before="0" w:after="0"/>
        <w:rPr>
          <w:sz w:val="24"/>
        </w:rPr>
      </w:pPr>
      <w:r w:rsidRPr="008C009C">
        <w:rPr>
          <w:sz w:val="24"/>
        </w:rPr>
        <w:t xml:space="preserve">Types of </w:t>
      </w:r>
      <w:r w:rsidR="003B3C7E" w:rsidRPr="008C009C">
        <w:rPr>
          <w:sz w:val="24"/>
        </w:rPr>
        <w:t>T</w:t>
      </w:r>
      <w:r w:rsidRPr="008C009C">
        <w:rPr>
          <w:sz w:val="24"/>
        </w:rPr>
        <w:t>oll</w:t>
      </w:r>
      <w:r w:rsidR="003B3C7E" w:rsidRPr="008C009C">
        <w:rPr>
          <w:sz w:val="24"/>
        </w:rPr>
        <w:t xml:space="preserve"> Implementation</w:t>
      </w:r>
    </w:p>
    <w:p w14:paraId="19BA8121" w14:textId="77777777" w:rsidR="004C1093" w:rsidRPr="008C009C" w:rsidRDefault="004C1093" w:rsidP="004C1093">
      <w:pPr>
        <w:rPr>
          <w:sz w:val="24"/>
        </w:rPr>
      </w:pPr>
    </w:p>
    <w:p w14:paraId="1FD725D5" w14:textId="77777777" w:rsidR="00AE5F89" w:rsidRPr="008C009C" w:rsidRDefault="00AE5F89" w:rsidP="00AE5F89">
      <w:pPr>
        <w:ind w:firstLine="0"/>
        <w:rPr>
          <w:i/>
          <w:sz w:val="24"/>
        </w:rPr>
      </w:pPr>
      <w:r w:rsidRPr="008C009C">
        <w:rPr>
          <w:i/>
          <w:sz w:val="24"/>
        </w:rPr>
        <w:t>2.2.1 Flat Rate Tolling</w:t>
      </w:r>
    </w:p>
    <w:p w14:paraId="4F133FE7" w14:textId="42DFDF2C" w:rsidR="00AE5F89" w:rsidRPr="008C009C" w:rsidRDefault="00AE5F89" w:rsidP="00AE5F89">
      <w:pPr>
        <w:ind w:firstLine="0"/>
        <w:rPr>
          <w:sz w:val="24"/>
        </w:rPr>
      </w:pPr>
      <w:r w:rsidRPr="008C009C">
        <w:rPr>
          <w:sz w:val="24"/>
        </w:rPr>
        <w:t>The most common type of tolling is fixed tolling</w:t>
      </w:r>
      <w:r w:rsidRPr="008C009C">
        <w:rPr>
          <w:i/>
          <w:sz w:val="24"/>
        </w:rPr>
        <w:t xml:space="preserve"> </w:t>
      </w:r>
      <w:r w:rsidR="00DC35F6">
        <w:rPr>
          <w:sz w:val="24"/>
        </w:rPr>
        <w:t xml:space="preserve">which is a toll rate that is flat over time but </w:t>
      </w:r>
      <w:r w:rsidRPr="008C009C">
        <w:rPr>
          <w:sz w:val="24"/>
        </w:rPr>
        <w:t xml:space="preserve">may vary by vehicle class. This type of tolling is typically implemented for well-defined, special and relatively costly infrastructure, such as bridges, tunnels, mountain passes. </w:t>
      </w:r>
    </w:p>
    <w:p w14:paraId="22BC78D8" w14:textId="77777777" w:rsidR="00AE5F89" w:rsidRPr="008C009C" w:rsidRDefault="00AE5F89" w:rsidP="00AE5F89">
      <w:pPr>
        <w:ind w:firstLine="0"/>
        <w:rPr>
          <w:i/>
          <w:sz w:val="24"/>
        </w:rPr>
      </w:pPr>
    </w:p>
    <w:p w14:paraId="0B758217" w14:textId="1F8F9A54" w:rsidR="00AE5F89" w:rsidRPr="008C009C" w:rsidRDefault="00AE5F89" w:rsidP="00AE5F89">
      <w:pPr>
        <w:ind w:firstLine="0"/>
        <w:rPr>
          <w:i/>
          <w:sz w:val="24"/>
        </w:rPr>
      </w:pPr>
      <w:r w:rsidRPr="008C009C">
        <w:rPr>
          <w:i/>
          <w:sz w:val="24"/>
        </w:rPr>
        <w:t>2.2.2 Time of Day Tolling</w:t>
      </w:r>
    </w:p>
    <w:p w14:paraId="7645EA74" w14:textId="2FB87D3B" w:rsidR="00AE5F89" w:rsidRPr="008C009C" w:rsidRDefault="00AE5F89" w:rsidP="00AE5F89">
      <w:pPr>
        <w:ind w:firstLine="0"/>
        <w:rPr>
          <w:rFonts w:eastAsiaTheme="minorEastAsia"/>
          <w:sz w:val="24"/>
          <w:lang w:eastAsia="en-US"/>
        </w:rPr>
      </w:pPr>
      <w:r w:rsidRPr="008C009C">
        <w:rPr>
          <w:sz w:val="24"/>
        </w:rPr>
        <w:t>Time-of-day tolls impose different level of tolls at different times of the day and typically is lower during off-peak hours. T</w:t>
      </w:r>
      <w:r w:rsidR="00DC35F6">
        <w:rPr>
          <w:sz w:val="24"/>
        </w:rPr>
        <w:t>he</w:t>
      </w:r>
      <w:r w:rsidRPr="008C009C">
        <w:rPr>
          <w:sz w:val="24"/>
        </w:rPr>
        <w:t xml:space="preserve"> objective is to address inefficient tolling where there is a mismatch between the individual cost and the marginal cost (Arnott et al., 1994;</w:t>
      </w:r>
      <w:r w:rsidRPr="008C009C">
        <w:rPr>
          <w:rStyle w:val="sottotitoloscheda"/>
          <w:sz w:val="24"/>
          <w:shd w:val="clear" w:color="auto" w:fill="FFFFFF"/>
        </w:rPr>
        <w:t xml:space="preserve"> </w:t>
      </w:r>
      <w:r w:rsidRPr="008C009C">
        <w:rPr>
          <w:rStyle w:val="selectable"/>
          <w:sz w:val="24"/>
          <w:shd w:val="clear" w:color="auto" w:fill="FFFFFF"/>
        </w:rPr>
        <w:t>Holguín-</w:t>
      </w:r>
      <w:proofErr w:type="spellStart"/>
      <w:r w:rsidRPr="008C009C">
        <w:rPr>
          <w:rStyle w:val="selectable"/>
          <w:sz w:val="24"/>
          <w:shd w:val="clear" w:color="auto" w:fill="FFFFFF"/>
        </w:rPr>
        <w:t>Veras</w:t>
      </w:r>
      <w:proofErr w:type="spellEnd"/>
      <w:r w:rsidRPr="008C009C">
        <w:rPr>
          <w:rStyle w:val="selectable"/>
          <w:sz w:val="24"/>
          <w:shd w:val="clear" w:color="auto" w:fill="FFFFFF"/>
        </w:rPr>
        <w:t xml:space="preserve"> and Allen, 2013</w:t>
      </w:r>
      <w:r w:rsidRPr="008C009C">
        <w:rPr>
          <w:sz w:val="24"/>
        </w:rPr>
        <w:t>).  In addition to generating additional revenue for managing roadways, this strategy allow</w:t>
      </w:r>
      <w:r w:rsidR="00DC35F6">
        <w:rPr>
          <w:sz w:val="24"/>
        </w:rPr>
        <w:t>s</w:t>
      </w:r>
      <w:r w:rsidRPr="008C009C">
        <w:rPr>
          <w:sz w:val="24"/>
        </w:rPr>
        <w:t xml:space="preserve"> drivers who are willing to pay, to use the highway. Drivers </w:t>
      </w:r>
      <w:r w:rsidRPr="008C009C">
        <w:rPr>
          <w:rFonts w:eastAsiaTheme="minorEastAsia"/>
          <w:sz w:val="24"/>
          <w:lang w:eastAsia="en-US"/>
        </w:rPr>
        <w:t>who</w:t>
      </w:r>
      <w:r w:rsidRPr="008C009C">
        <w:rPr>
          <w:sz w:val="24"/>
        </w:rPr>
        <w:t xml:space="preserve"> are not willing to pay a toll can change their travel time, route, mode, or choose not to travel (</w:t>
      </w:r>
      <w:proofErr w:type="spellStart"/>
      <w:r w:rsidRPr="008C009C">
        <w:rPr>
          <w:sz w:val="24"/>
        </w:rPr>
        <w:t>Glaister</w:t>
      </w:r>
      <w:proofErr w:type="spellEnd"/>
      <w:r w:rsidRPr="008C009C">
        <w:rPr>
          <w:sz w:val="24"/>
        </w:rPr>
        <w:t xml:space="preserve">, 1981). This change in travel behavior of drivers, impacts </w:t>
      </w:r>
      <w:r w:rsidR="00DC35F6">
        <w:rPr>
          <w:sz w:val="24"/>
        </w:rPr>
        <w:t xml:space="preserve">the </w:t>
      </w:r>
      <w:r w:rsidRPr="008C009C">
        <w:rPr>
          <w:sz w:val="24"/>
        </w:rPr>
        <w:t>region’s traffic, land use, economy and welfare.</w:t>
      </w:r>
    </w:p>
    <w:p w14:paraId="78262300" w14:textId="77777777" w:rsidR="00AE5F89" w:rsidRPr="008C009C" w:rsidRDefault="00AE5F89" w:rsidP="00AE5F89">
      <w:pPr>
        <w:ind w:firstLine="0"/>
        <w:rPr>
          <w:i/>
          <w:sz w:val="24"/>
        </w:rPr>
      </w:pPr>
    </w:p>
    <w:p w14:paraId="2D3FA109" w14:textId="7B04EFA7" w:rsidR="00AE5F89" w:rsidRPr="008C009C" w:rsidRDefault="00AE5F89" w:rsidP="00AE5F89">
      <w:pPr>
        <w:ind w:firstLine="0"/>
        <w:rPr>
          <w:i/>
          <w:sz w:val="24"/>
        </w:rPr>
      </w:pPr>
      <w:r w:rsidRPr="008C009C">
        <w:rPr>
          <w:i/>
          <w:sz w:val="24"/>
        </w:rPr>
        <w:t>2.2.3 Distance/area based Tolling</w:t>
      </w:r>
    </w:p>
    <w:p w14:paraId="3A9F6F0B" w14:textId="73CDCEFD" w:rsidR="00036E53" w:rsidRPr="008C009C" w:rsidRDefault="003F2053" w:rsidP="00F40EF0">
      <w:pPr>
        <w:pStyle w:val="ListParagraph"/>
        <w:spacing w:after="0" w:line="240" w:lineRule="auto"/>
        <w:ind w:left="0" w:firstLine="0"/>
        <w:jc w:val="both"/>
      </w:pPr>
      <w:r w:rsidRPr="008C009C">
        <w:rPr>
          <w:rFonts w:cs="Times New Roman"/>
          <w:szCs w:val="24"/>
        </w:rPr>
        <w:lastRenderedPageBreak/>
        <w:t xml:space="preserve">Tolling based on distance/zone, involve </w:t>
      </w:r>
      <w:r w:rsidR="005010EA" w:rsidRPr="008C009C">
        <w:rPr>
          <w:rFonts w:cs="Times New Roman"/>
          <w:szCs w:val="24"/>
        </w:rPr>
        <w:t xml:space="preserve">vehicles charged based on the total distance driven on the road or specific areas entered. Distance-based tolling is used to reduce the use of the facility, while zone based tolling is used to reduce the number of vehicles entering a specific area. </w:t>
      </w:r>
      <w:r w:rsidRPr="008C009C">
        <w:rPr>
          <w:rFonts w:cs="Times New Roman"/>
          <w:szCs w:val="24"/>
        </w:rPr>
        <w:t xml:space="preserve">Tolls that try to manage congestion </w:t>
      </w:r>
      <w:r w:rsidR="00036E53" w:rsidRPr="008C009C">
        <w:rPr>
          <w:rFonts w:cs="Times New Roman"/>
          <w:szCs w:val="24"/>
        </w:rPr>
        <w:t xml:space="preserve">charges the user </w:t>
      </w:r>
      <w:proofErr w:type="gramStart"/>
      <w:r w:rsidR="00036E53" w:rsidRPr="008C009C">
        <w:rPr>
          <w:rFonts w:cs="Times New Roman"/>
          <w:szCs w:val="24"/>
        </w:rPr>
        <w:t>according to</w:t>
      </w:r>
      <w:proofErr w:type="gramEnd"/>
      <w:r w:rsidR="00036E53" w:rsidRPr="008C009C">
        <w:rPr>
          <w:rFonts w:cs="Times New Roman"/>
          <w:szCs w:val="24"/>
        </w:rPr>
        <w:t xml:space="preserve"> the congestion levels of the transportation system. It serves to reduce the traffic congestion of the specified area</w:t>
      </w:r>
      <w:r w:rsidR="00470170" w:rsidRPr="008C009C">
        <w:rPr>
          <w:rFonts w:cs="Times New Roman"/>
          <w:szCs w:val="24"/>
        </w:rPr>
        <w:t xml:space="preserve"> (</w:t>
      </w:r>
      <w:r w:rsidR="00CA23B1" w:rsidRPr="008C009C">
        <w:rPr>
          <w:szCs w:val="24"/>
        </w:rPr>
        <w:t xml:space="preserve">Nakamura </w:t>
      </w:r>
      <w:r w:rsidR="00131543" w:rsidRPr="008C009C">
        <w:rPr>
          <w:szCs w:val="24"/>
        </w:rPr>
        <w:t xml:space="preserve">and </w:t>
      </w:r>
      <w:proofErr w:type="spellStart"/>
      <w:r w:rsidR="00131543" w:rsidRPr="008C009C">
        <w:rPr>
          <w:szCs w:val="24"/>
        </w:rPr>
        <w:t>Kockelman</w:t>
      </w:r>
      <w:proofErr w:type="spellEnd"/>
      <w:r w:rsidR="00CA23B1" w:rsidRPr="008C009C">
        <w:rPr>
          <w:szCs w:val="24"/>
        </w:rPr>
        <w:t xml:space="preserve">, 2002; </w:t>
      </w:r>
      <w:proofErr w:type="spellStart"/>
      <w:r w:rsidR="00CA23B1" w:rsidRPr="008C009C">
        <w:rPr>
          <w:szCs w:val="24"/>
        </w:rPr>
        <w:t>Issariyanukula</w:t>
      </w:r>
      <w:proofErr w:type="spellEnd"/>
      <w:r w:rsidR="00CA23B1" w:rsidRPr="008C009C">
        <w:rPr>
          <w:szCs w:val="24"/>
        </w:rPr>
        <w:t xml:space="preserve"> and </w:t>
      </w:r>
      <w:proofErr w:type="spellStart"/>
      <w:r w:rsidR="00CA23B1" w:rsidRPr="008C009C">
        <w:rPr>
          <w:szCs w:val="24"/>
        </w:rPr>
        <w:t>Labi</w:t>
      </w:r>
      <w:proofErr w:type="spellEnd"/>
      <w:r w:rsidR="00CA23B1" w:rsidRPr="008C009C">
        <w:rPr>
          <w:szCs w:val="24"/>
        </w:rPr>
        <w:t>, 2011</w:t>
      </w:r>
      <w:r w:rsidR="00470170" w:rsidRPr="008C009C">
        <w:rPr>
          <w:rFonts w:cs="Times New Roman"/>
          <w:szCs w:val="24"/>
        </w:rPr>
        <w:t>)</w:t>
      </w:r>
      <w:r w:rsidR="00036E53" w:rsidRPr="008C009C">
        <w:rPr>
          <w:rFonts w:cs="Times New Roman"/>
          <w:szCs w:val="24"/>
        </w:rPr>
        <w:t xml:space="preserve">. </w:t>
      </w:r>
      <w:r w:rsidR="0039274D" w:rsidRPr="008C009C">
        <w:t>Table 1 presents a</w:t>
      </w:r>
      <w:r w:rsidR="00036E53" w:rsidRPr="008C009C">
        <w:t xml:space="preserve"> summary on the </w:t>
      </w:r>
      <w:r w:rsidR="0039274D" w:rsidRPr="008C009C">
        <w:t>objectives, scope, and implementation c</w:t>
      </w:r>
      <w:r w:rsidR="004C1093" w:rsidRPr="008C009C">
        <w:t>ost and c</w:t>
      </w:r>
      <w:r w:rsidR="0039274D" w:rsidRPr="008C009C">
        <w:t xml:space="preserve">omplexity of the </w:t>
      </w:r>
      <w:r w:rsidR="00036E53" w:rsidRPr="008C009C">
        <w:t xml:space="preserve">different </w:t>
      </w:r>
      <w:r w:rsidR="0039274D" w:rsidRPr="008C009C">
        <w:t>t</w:t>
      </w:r>
      <w:r w:rsidR="00036E53" w:rsidRPr="008C009C">
        <w:t>ypes of toll</w:t>
      </w:r>
      <w:r w:rsidR="0039274D" w:rsidRPr="008C009C">
        <w:t xml:space="preserve"> implementation</w:t>
      </w:r>
      <w:r w:rsidR="00036E53" w:rsidRPr="008C009C">
        <w:t>.</w:t>
      </w:r>
      <w:r w:rsidR="00F40EF0" w:rsidRPr="00F40EF0">
        <w:t xml:space="preserve"> </w:t>
      </w:r>
    </w:p>
    <w:p w14:paraId="1173DBD4" w14:textId="77777777" w:rsidR="009458D8" w:rsidRPr="000B3E5F" w:rsidRDefault="009458D8" w:rsidP="00B33012">
      <w:pPr>
        <w:rPr>
          <w:szCs w:val="22"/>
        </w:rPr>
      </w:pPr>
    </w:p>
    <w:p w14:paraId="3918B7C7" w14:textId="121ABDD5" w:rsidR="009458D8" w:rsidRDefault="003C7B8B" w:rsidP="00F40EF0">
      <w:pPr>
        <w:tabs>
          <w:tab w:val="left" w:pos="7836"/>
        </w:tabs>
        <w:ind w:firstLine="0"/>
        <w:rPr>
          <w:b/>
          <w:sz w:val="24"/>
        </w:rPr>
      </w:pPr>
      <w:bookmarkStart w:id="3" w:name="_Ref455777523"/>
      <w:r w:rsidRPr="008C009C">
        <w:rPr>
          <w:b/>
          <w:sz w:val="24"/>
        </w:rPr>
        <w:t>TABLE</w:t>
      </w:r>
      <w:bookmarkEnd w:id="3"/>
      <w:r w:rsidR="008C009C">
        <w:rPr>
          <w:b/>
          <w:sz w:val="24"/>
        </w:rPr>
        <w:t xml:space="preserve"> 1</w:t>
      </w:r>
      <w:r w:rsidRPr="008C009C">
        <w:rPr>
          <w:b/>
          <w:sz w:val="24"/>
        </w:rPr>
        <w:t xml:space="preserve"> Characteristics of </w:t>
      </w:r>
      <w:r w:rsidR="006921F6" w:rsidRPr="008C009C">
        <w:rPr>
          <w:b/>
          <w:sz w:val="24"/>
        </w:rPr>
        <w:t>d</w:t>
      </w:r>
      <w:r w:rsidR="006F46D2" w:rsidRPr="008C009C">
        <w:rPr>
          <w:b/>
          <w:sz w:val="24"/>
        </w:rPr>
        <w:t xml:space="preserve">ifferent </w:t>
      </w:r>
      <w:r w:rsidR="006921F6" w:rsidRPr="008C009C">
        <w:rPr>
          <w:b/>
          <w:sz w:val="24"/>
        </w:rPr>
        <w:t>t</w:t>
      </w:r>
      <w:r w:rsidR="006F46D2" w:rsidRPr="008C009C">
        <w:rPr>
          <w:b/>
          <w:sz w:val="24"/>
        </w:rPr>
        <w:t xml:space="preserve">ypes of </w:t>
      </w:r>
      <w:r w:rsidR="006921F6" w:rsidRPr="008C009C">
        <w:rPr>
          <w:b/>
          <w:sz w:val="24"/>
        </w:rPr>
        <w:t>t</w:t>
      </w:r>
      <w:r w:rsidR="006F46D2" w:rsidRPr="008C009C">
        <w:rPr>
          <w:b/>
          <w:sz w:val="24"/>
        </w:rPr>
        <w:t>oll</w:t>
      </w:r>
      <w:r w:rsidR="00AE4611" w:rsidRPr="008C009C">
        <w:rPr>
          <w:b/>
          <w:sz w:val="24"/>
        </w:rPr>
        <w:t xml:space="preserve"> imple</w:t>
      </w:r>
      <w:r w:rsidR="00A52B24" w:rsidRPr="008C009C">
        <w:rPr>
          <w:b/>
          <w:sz w:val="24"/>
        </w:rPr>
        <w:t>m</w:t>
      </w:r>
      <w:r w:rsidR="00AE4611" w:rsidRPr="008C009C">
        <w:rPr>
          <w:b/>
          <w:sz w:val="24"/>
        </w:rPr>
        <w:t>e</w:t>
      </w:r>
      <w:r w:rsidR="00A52B24" w:rsidRPr="008C009C">
        <w:rPr>
          <w:b/>
          <w:sz w:val="24"/>
        </w:rPr>
        <w:t>n</w:t>
      </w:r>
      <w:r w:rsidR="00AE4611" w:rsidRPr="008C009C">
        <w:rPr>
          <w:b/>
          <w:sz w:val="24"/>
        </w:rPr>
        <w:t>ta</w:t>
      </w:r>
      <w:r w:rsidR="00A52B24" w:rsidRPr="008C009C">
        <w:rPr>
          <w:b/>
          <w:sz w:val="24"/>
        </w:rPr>
        <w:t>t</w:t>
      </w:r>
      <w:r w:rsidR="00AE4611" w:rsidRPr="008C009C">
        <w:rPr>
          <w:b/>
          <w:sz w:val="24"/>
        </w:rPr>
        <w:t>ion</w:t>
      </w:r>
      <w:r w:rsidR="00F40EF0">
        <w:rPr>
          <w:b/>
          <w:sz w:val="24"/>
        </w:rPr>
        <w:tab/>
      </w:r>
    </w:p>
    <w:p w14:paraId="3DDC44E3" w14:textId="2EEA546E" w:rsidR="00F40EF0" w:rsidRDefault="00F40EF0" w:rsidP="00F40EF0">
      <w:pPr>
        <w:tabs>
          <w:tab w:val="left" w:pos="7836"/>
        </w:tabs>
        <w:ind w:firstLine="0"/>
        <w:rPr>
          <w:b/>
          <w:sz w:val="24"/>
        </w:rPr>
      </w:pPr>
      <w:r w:rsidRPr="00F40EF0">
        <w:rPr>
          <w:noProof/>
          <w:lang w:eastAsia="en-US"/>
        </w:rPr>
        <w:drawing>
          <wp:inline distT="0" distB="0" distL="0" distR="0" wp14:anchorId="2538BD1C" wp14:editId="0CBB9AB7">
            <wp:extent cx="5943600" cy="2105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105025"/>
                    </a:xfrm>
                    <a:prstGeom prst="rect">
                      <a:avLst/>
                    </a:prstGeom>
                    <a:noFill/>
                    <a:ln>
                      <a:noFill/>
                    </a:ln>
                  </pic:spPr>
                </pic:pic>
              </a:graphicData>
            </a:graphic>
          </wp:inline>
        </w:drawing>
      </w:r>
    </w:p>
    <w:p w14:paraId="50184EA4" w14:textId="77777777" w:rsidR="007F2375" w:rsidRDefault="007F2375" w:rsidP="007F2375">
      <w:pPr>
        <w:pStyle w:val="Heading2"/>
        <w:numPr>
          <w:ilvl w:val="0"/>
          <w:numId w:val="0"/>
        </w:numPr>
        <w:spacing w:before="0" w:after="0"/>
        <w:rPr>
          <w:szCs w:val="22"/>
        </w:rPr>
      </w:pPr>
    </w:p>
    <w:p w14:paraId="0D4F2328" w14:textId="3B86DADE" w:rsidR="003B3C7E" w:rsidRPr="008C009C" w:rsidRDefault="003B3C7E" w:rsidP="00B33012">
      <w:pPr>
        <w:pStyle w:val="Heading2"/>
        <w:spacing w:before="0" w:after="0"/>
        <w:rPr>
          <w:sz w:val="24"/>
        </w:rPr>
      </w:pPr>
      <w:r w:rsidRPr="008C009C">
        <w:rPr>
          <w:sz w:val="24"/>
        </w:rPr>
        <w:t>Mechanisms for Toll Evaluation Studies</w:t>
      </w:r>
    </w:p>
    <w:p w14:paraId="457F3ABD" w14:textId="09D78B3A" w:rsidR="003B3C7E" w:rsidRPr="008C009C" w:rsidRDefault="003B3C7E" w:rsidP="003B3C7E">
      <w:pPr>
        <w:ind w:firstLine="0"/>
        <w:rPr>
          <w:sz w:val="24"/>
        </w:rPr>
      </w:pPr>
      <w:r w:rsidRPr="008C009C">
        <w:rPr>
          <w:sz w:val="24"/>
        </w:rPr>
        <w:t xml:space="preserve">Light et al. (2015) used stated preference surveys, traffic and revenue estimation and scenario testing to solicit the perspectives of motorists regarding a proposed TOD tolling scheme. </w:t>
      </w:r>
      <w:proofErr w:type="spellStart"/>
      <w:r w:rsidRPr="008C009C">
        <w:rPr>
          <w:sz w:val="24"/>
        </w:rPr>
        <w:t>Supernak</w:t>
      </w:r>
      <w:proofErr w:type="spellEnd"/>
      <w:r w:rsidRPr="008C009C">
        <w:rPr>
          <w:sz w:val="24"/>
        </w:rPr>
        <w:t xml:space="preserve"> et al., 2002; McKinnon, 2006; </w:t>
      </w:r>
      <w:proofErr w:type="spellStart"/>
      <w:r w:rsidRPr="008C009C">
        <w:rPr>
          <w:sz w:val="24"/>
        </w:rPr>
        <w:t>Kristoffersson</w:t>
      </w:r>
      <w:proofErr w:type="spellEnd"/>
      <w:r w:rsidRPr="008C009C">
        <w:rPr>
          <w:sz w:val="24"/>
        </w:rPr>
        <w:t xml:space="preserve">, 2013; Wang and Goodchild, 2014; Fan, 2016 used computer simulation to assess the impacts of fixed tolling and TOD tolling. Wu et al. (2011) developed a </w:t>
      </w:r>
      <w:proofErr w:type="spellStart"/>
      <w:r w:rsidRPr="008C009C">
        <w:rPr>
          <w:sz w:val="24"/>
        </w:rPr>
        <w:t>Matlab</w:t>
      </w:r>
      <w:proofErr w:type="spellEnd"/>
      <w:r w:rsidRPr="008C009C">
        <w:rPr>
          <w:sz w:val="24"/>
        </w:rPr>
        <w:t xml:space="preserve"> simulation tool to evaluate the effectiveness of TOD tolling on managed-lane operations.</w:t>
      </w:r>
    </w:p>
    <w:p w14:paraId="6CD68B06" w14:textId="49C407F0" w:rsidR="003B3C7E" w:rsidRPr="008C009C" w:rsidRDefault="003B3C7E" w:rsidP="003B3C7E">
      <w:pPr>
        <w:rPr>
          <w:sz w:val="24"/>
        </w:rPr>
      </w:pPr>
    </w:p>
    <w:p w14:paraId="480CC868" w14:textId="449BB7AD" w:rsidR="007C7F74" w:rsidRPr="008C009C" w:rsidRDefault="0022632E" w:rsidP="00B33012">
      <w:pPr>
        <w:pStyle w:val="Heading2"/>
        <w:spacing w:before="0" w:after="0"/>
        <w:rPr>
          <w:sz w:val="24"/>
        </w:rPr>
      </w:pPr>
      <w:r w:rsidRPr="008C009C">
        <w:rPr>
          <w:sz w:val="24"/>
        </w:rPr>
        <w:t>T</w:t>
      </w:r>
      <w:r w:rsidR="007C7F74" w:rsidRPr="008C009C">
        <w:rPr>
          <w:sz w:val="24"/>
        </w:rPr>
        <w:t>emporal Relativity of Past Tolling Studies</w:t>
      </w:r>
    </w:p>
    <w:p w14:paraId="63A44EA0" w14:textId="0F14EB3E" w:rsidR="002C12E8" w:rsidRPr="008C009C" w:rsidRDefault="006048B3" w:rsidP="00F5115B">
      <w:pPr>
        <w:ind w:firstLine="0"/>
        <w:rPr>
          <w:sz w:val="24"/>
        </w:rPr>
      </w:pPr>
      <w:r>
        <w:rPr>
          <w:sz w:val="24"/>
        </w:rPr>
        <w:t>T</w:t>
      </w:r>
      <w:r w:rsidR="007C7F74" w:rsidRPr="008C009C">
        <w:rPr>
          <w:sz w:val="24"/>
        </w:rPr>
        <w:t xml:space="preserve">he impacts of </w:t>
      </w:r>
      <w:r w:rsidR="00F0522B" w:rsidRPr="008C009C">
        <w:rPr>
          <w:sz w:val="24"/>
        </w:rPr>
        <w:t xml:space="preserve">any transportation stimulus </w:t>
      </w:r>
      <w:r w:rsidR="007C7F74" w:rsidRPr="008C009C">
        <w:rPr>
          <w:sz w:val="24"/>
        </w:rPr>
        <w:t xml:space="preserve">can be assessed before (ex ante) or after (ex poste) the </w:t>
      </w:r>
      <w:r w:rsidR="00F0522B" w:rsidRPr="008C009C">
        <w:rPr>
          <w:sz w:val="24"/>
        </w:rPr>
        <w:t>stimul</w:t>
      </w:r>
      <w:r>
        <w:rPr>
          <w:sz w:val="24"/>
        </w:rPr>
        <w:t xml:space="preserve">us occurs (Sinha and </w:t>
      </w:r>
      <w:proofErr w:type="spellStart"/>
      <w:r>
        <w:rPr>
          <w:sz w:val="24"/>
        </w:rPr>
        <w:t>Labi</w:t>
      </w:r>
      <w:proofErr w:type="spellEnd"/>
      <w:r>
        <w:rPr>
          <w:sz w:val="24"/>
        </w:rPr>
        <w:t>, 2007</w:t>
      </w:r>
      <w:r w:rsidR="00F0522B" w:rsidRPr="008C009C">
        <w:rPr>
          <w:sz w:val="24"/>
        </w:rPr>
        <w:t>).</w:t>
      </w:r>
      <w:r w:rsidR="007C7F74" w:rsidRPr="008C009C">
        <w:rPr>
          <w:sz w:val="24"/>
        </w:rPr>
        <w:t xml:space="preserve">  Ex ante studies are carried out to proactively estimate the demand, revenue, and other performance measures, and thus provide a basis for quantifying the investment risks associated with road tolling and ultimately, to assess the overall feasibility of proposed tolling from the perspective of all key stakeholders (the agency, the concessionaire, the road user, and the community). Ex poste studies assess the levels of these indicators to ascertain the extent to which the initial assumptions are validated by actual conditions.</w:t>
      </w:r>
    </w:p>
    <w:p w14:paraId="51899C84" w14:textId="77777777" w:rsidR="007C7F74" w:rsidRPr="008C009C" w:rsidRDefault="007C7F74" w:rsidP="00F5115B">
      <w:pPr>
        <w:ind w:firstLine="0"/>
        <w:rPr>
          <w:sz w:val="24"/>
        </w:rPr>
      </w:pPr>
    </w:p>
    <w:p w14:paraId="532DD232" w14:textId="2FEA3842" w:rsidR="007C7F74" w:rsidRPr="008C009C" w:rsidRDefault="007C7F74" w:rsidP="007C7F74">
      <w:pPr>
        <w:ind w:firstLine="0"/>
        <w:rPr>
          <w:i/>
          <w:sz w:val="24"/>
        </w:rPr>
      </w:pPr>
      <w:r w:rsidRPr="008C009C">
        <w:rPr>
          <w:i/>
          <w:sz w:val="24"/>
        </w:rPr>
        <w:t>2.4.1 Ex Ante Evaluations</w:t>
      </w:r>
    </w:p>
    <w:p w14:paraId="36686F29" w14:textId="5780CC7E" w:rsidR="007C7F74" w:rsidRPr="008C009C" w:rsidRDefault="007C7F74" w:rsidP="00214AA7">
      <w:pPr>
        <w:ind w:firstLine="0"/>
        <w:rPr>
          <w:sz w:val="24"/>
        </w:rPr>
      </w:pPr>
      <w:r w:rsidRPr="008C009C">
        <w:rPr>
          <w:sz w:val="24"/>
        </w:rPr>
        <w:lastRenderedPageBreak/>
        <w:t>In the United States, most tol</w:t>
      </w:r>
      <w:r w:rsidR="00F0522B" w:rsidRPr="008C009C">
        <w:rPr>
          <w:sz w:val="24"/>
        </w:rPr>
        <w:t>l</w:t>
      </w:r>
      <w:r w:rsidRPr="008C009C">
        <w:rPr>
          <w:sz w:val="24"/>
        </w:rPr>
        <w:t xml:space="preserve">ing </w:t>
      </w:r>
      <w:r w:rsidR="00F0522B" w:rsidRPr="008C009C">
        <w:rPr>
          <w:sz w:val="24"/>
        </w:rPr>
        <w:t xml:space="preserve">studies have been ex ante in nature. </w:t>
      </w:r>
      <w:r w:rsidR="006048B3">
        <w:rPr>
          <w:sz w:val="24"/>
        </w:rPr>
        <w:t xml:space="preserve">For this, the </w:t>
      </w:r>
      <w:r w:rsidR="006048B3">
        <w:rPr>
          <w:rFonts w:eastAsiaTheme="minorEastAsia"/>
          <w:sz w:val="24"/>
          <w:lang w:eastAsia="en-US"/>
        </w:rPr>
        <w:t xml:space="preserve">Texas DOT </w:t>
      </w:r>
      <w:r w:rsidR="004C1093" w:rsidRPr="008C009C">
        <w:rPr>
          <w:sz w:val="24"/>
        </w:rPr>
        <w:t>uses a</w:t>
      </w:r>
      <w:r w:rsidRPr="008C009C">
        <w:rPr>
          <w:sz w:val="24"/>
        </w:rPr>
        <w:t xml:space="preserve"> toll feasibility analysis procedure to screen and evaluate candidate toll projects</w:t>
      </w:r>
      <w:r w:rsidR="00214AA7" w:rsidRPr="008C009C">
        <w:rPr>
          <w:sz w:val="24"/>
        </w:rPr>
        <w:t xml:space="preserve"> </w:t>
      </w:r>
      <w:r w:rsidRPr="008C009C">
        <w:rPr>
          <w:sz w:val="24"/>
        </w:rPr>
        <w:t>(</w:t>
      </w:r>
      <w:proofErr w:type="spellStart"/>
      <w:r w:rsidRPr="008C009C">
        <w:rPr>
          <w:sz w:val="24"/>
        </w:rPr>
        <w:t>TxDOT</w:t>
      </w:r>
      <w:proofErr w:type="spellEnd"/>
      <w:r w:rsidRPr="008C009C">
        <w:rPr>
          <w:sz w:val="24"/>
        </w:rPr>
        <w:t>, 2007).</w:t>
      </w:r>
      <w:r w:rsidR="00214AA7" w:rsidRPr="008C009C">
        <w:rPr>
          <w:sz w:val="24"/>
        </w:rPr>
        <w:t xml:space="preserve"> Colorado DOT </w:t>
      </w:r>
      <w:r w:rsidRPr="008C009C">
        <w:rPr>
          <w:sz w:val="24"/>
        </w:rPr>
        <w:t>carrie</w:t>
      </w:r>
      <w:r w:rsidR="00214AA7" w:rsidRPr="008C009C">
        <w:rPr>
          <w:sz w:val="24"/>
        </w:rPr>
        <w:t>s</w:t>
      </w:r>
      <w:r w:rsidRPr="008C009C">
        <w:rPr>
          <w:sz w:val="24"/>
        </w:rPr>
        <w:t xml:space="preserve"> out s</w:t>
      </w:r>
      <w:r w:rsidR="00214AA7" w:rsidRPr="008C009C">
        <w:rPr>
          <w:sz w:val="24"/>
        </w:rPr>
        <w:t xml:space="preserve">imilar procedures </w:t>
      </w:r>
      <w:r w:rsidRPr="008C009C">
        <w:rPr>
          <w:sz w:val="24"/>
        </w:rPr>
        <w:t xml:space="preserve">for </w:t>
      </w:r>
      <w:r w:rsidR="00214AA7" w:rsidRPr="008C009C">
        <w:rPr>
          <w:sz w:val="24"/>
        </w:rPr>
        <w:t xml:space="preserve">evaluating </w:t>
      </w:r>
      <w:r w:rsidRPr="008C009C">
        <w:rPr>
          <w:sz w:val="24"/>
        </w:rPr>
        <w:t>tolling projects (Wilbur, 2005).</w:t>
      </w:r>
      <w:r w:rsidR="00214AA7" w:rsidRPr="008C009C">
        <w:rPr>
          <w:sz w:val="24"/>
        </w:rPr>
        <w:t xml:space="preserve"> </w:t>
      </w:r>
      <w:r w:rsidR="00E35BA8" w:rsidRPr="008C009C">
        <w:rPr>
          <w:rFonts w:eastAsiaTheme="minorEastAsia"/>
          <w:sz w:val="24"/>
          <w:lang w:eastAsia="en-US"/>
        </w:rPr>
        <w:t xml:space="preserve">Steer Davies </w:t>
      </w:r>
      <w:r w:rsidR="00E35BA8" w:rsidRPr="008C009C">
        <w:rPr>
          <w:rFonts w:eastAsiaTheme="minorEastAsia"/>
          <w:noProof/>
          <w:sz w:val="24"/>
          <w:lang w:eastAsia="en-US"/>
        </w:rPr>
        <w:t>Gleave (2013</w:t>
      </w:r>
      <w:r w:rsidR="00E35BA8" w:rsidRPr="008C009C">
        <w:rPr>
          <w:rFonts w:eastAsiaTheme="minorEastAsia"/>
          <w:sz w:val="24"/>
          <w:lang w:eastAsia="en-US"/>
        </w:rPr>
        <w:t xml:space="preserve">) carried out an ex ante study of the Ohio River Bridges in the Louisville metropolitan area </w:t>
      </w:r>
      <w:r w:rsidR="006048B3">
        <w:rPr>
          <w:rFonts w:eastAsiaTheme="minorEastAsia"/>
          <w:sz w:val="24"/>
          <w:lang w:eastAsia="en-US"/>
        </w:rPr>
        <w:t>on</w:t>
      </w:r>
      <w:r w:rsidR="00E35BA8" w:rsidRPr="008C009C">
        <w:rPr>
          <w:rFonts w:eastAsiaTheme="minorEastAsia"/>
          <w:sz w:val="24"/>
          <w:lang w:eastAsia="en-US"/>
        </w:rPr>
        <w:t xml:space="preserve"> </w:t>
      </w:r>
      <w:r w:rsidR="006048B3">
        <w:rPr>
          <w:rFonts w:eastAsiaTheme="minorEastAsia"/>
          <w:sz w:val="24"/>
          <w:lang w:eastAsia="en-US"/>
        </w:rPr>
        <w:t>the Indiana/</w:t>
      </w:r>
      <w:r w:rsidR="00E35BA8" w:rsidRPr="008C009C">
        <w:rPr>
          <w:rFonts w:eastAsiaTheme="minorEastAsia"/>
          <w:sz w:val="24"/>
          <w:lang w:eastAsia="en-US"/>
        </w:rPr>
        <w:t>Kentucky</w:t>
      </w:r>
      <w:r w:rsidR="006048B3">
        <w:rPr>
          <w:rFonts w:eastAsiaTheme="minorEastAsia"/>
          <w:sz w:val="24"/>
          <w:lang w:eastAsia="en-US"/>
        </w:rPr>
        <w:t xml:space="preserve"> border</w:t>
      </w:r>
      <w:r w:rsidR="00E35BA8" w:rsidRPr="008C009C">
        <w:rPr>
          <w:rFonts w:eastAsiaTheme="minorEastAsia"/>
          <w:sz w:val="24"/>
          <w:lang w:eastAsia="en-US"/>
        </w:rPr>
        <w:t>.</w:t>
      </w:r>
    </w:p>
    <w:p w14:paraId="4D8A167F" w14:textId="77777777" w:rsidR="004C1093" w:rsidRPr="008C009C" w:rsidRDefault="004C1093" w:rsidP="007C7F74">
      <w:pPr>
        <w:ind w:firstLine="0"/>
        <w:rPr>
          <w:b/>
          <w:sz w:val="24"/>
        </w:rPr>
      </w:pPr>
    </w:p>
    <w:p w14:paraId="52530E7F" w14:textId="417BEFB7" w:rsidR="007C7F74" w:rsidRPr="008C009C" w:rsidRDefault="004C1093" w:rsidP="007C7F74">
      <w:pPr>
        <w:ind w:firstLine="0"/>
        <w:rPr>
          <w:i/>
          <w:sz w:val="24"/>
        </w:rPr>
      </w:pPr>
      <w:r w:rsidRPr="008C009C">
        <w:rPr>
          <w:i/>
          <w:sz w:val="24"/>
        </w:rPr>
        <w:t xml:space="preserve">2.4.2 </w:t>
      </w:r>
      <w:r w:rsidR="007C7F74" w:rsidRPr="008C009C">
        <w:rPr>
          <w:i/>
          <w:sz w:val="24"/>
        </w:rPr>
        <w:t>Ex Post</w:t>
      </w:r>
      <w:r w:rsidR="004004EE">
        <w:rPr>
          <w:i/>
          <w:sz w:val="24"/>
        </w:rPr>
        <w:t>e</w:t>
      </w:r>
      <w:r w:rsidR="007C7F74" w:rsidRPr="008C009C">
        <w:rPr>
          <w:i/>
          <w:sz w:val="24"/>
        </w:rPr>
        <w:t xml:space="preserve"> Evaluations</w:t>
      </w:r>
    </w:p>
    <w:p w14:paraId="436AE2CF" w14:textId="6891E52E" w:rsidR="00214AA7" w:rsidRPr="008C009C" w:rsidRDefault="007C7F74" w:rsidP="00DA30CF">
      <w:pPr>
        <w:ind w:firstLine="0"/>
        <w:rPr>
          <w:rFonts w:eastAsiaTheme="minorEastAsia"/>
          <w:sz w:val="24"/>
          <w:lang w:eastAsia="en-US"/>
        </w:rPr>
      </w:pPr>
      <w:r w:rsidRPr="008C009C">
        <w:rPr>
          <w:sz w:val="24"/>
        </w:rPr>
        <w:t xml:space="preserve">The </w:t>
      </w:r>
      <w:r w:rsidR="00BE59FE" w:rsidRPr="008C009C">
        <w:rPr>
          <w:sz w:val="24"/>
        </w:rPr>
        <w:t xml:space="preserve">post-implementation </w:t>
      </w:r>
      <w:r w:rsidRPr="008C009C">
        <w:rPr>
          <w:sz w:val="24"/>
        </w:rPr>
        <w:t>impacts of toll</w:t>
      </w:r>
      <w:r w:rsidR="00BE59FE" w:rsidRPr="008C009C">
        <w:rPr>
          <w:sz w:val="24"/>
        </w:rPr>
        <w:t>s</w:t>
      </w:r>
      <w:r w:rsidRPr="008C009C">
        <w:rPr>
          <w:sz w:val="24"/>
        </w:rPr>
        <w:t xml:space="preserve"> have been studied for many road projects </w:t>
      </w:r>
      <w:r w:rsidR="00BE59FE" w:rsidRPr="008C009C">
        <w:rPr>
          <w:sz w:val="24"/>
        </w:rPr>
        <w:t>at different locations worldwide, and these experiences prov</w:t>
      </w:r>
      <w:r w:rsidRPr="008C009C">
        <w:rPr>
          <w:sz w:val="24"/>
        </w:rPr>
        <w:t xml:space="preserve">ide useful guidance on the </w:t>
      </w:r>
      <w:r w:rsidR="00BE59FE" w:rsidRPr="008C009C">
        <w:rPr>
          <w:sz w:val="24"/>
        </w:rPr>
        <w:t xml:space="preserve">impact analysis and </w:t>
      </w:r>
      <w:r w:rsidRPr="008C009C">
        <w:rPr>
          <w:sz w:val="24"/>
        </w:rPr>
        <w:t xml:space="preserve">feasibility of </w:t>
      </w:r>
      <w:r w:rsidR="00BE59FE" w:rsidRPr="008C009C">
        <w:rPr>
          <w:sz w:val="24"/>
        </w:rPr>
        <w:t xml:space="preserve">future road </w:t>
      </w:r>
      <w:r w:rsidRPr="008C009C">
        <w:rPr>
          <w:sz w:val="24"/>
        </w:rPr>
        <w:t>toll</w:t>
      </w:r>
      <w:r w:rsidR="00BE59FE" w:rsidRPr="008C009C">
        <w:rPr>
          <w:sz w:val="24"/>
        </w:rPr>
        <w:t>ing proposals</w:t>
      </w:r>
      <w:r w:rsidR="004004EE">
        <w:rPr>
          <w:sz w:val="24"/>
        </w:rPr>
        <w:t xml:space="preserve"> (Zhang et al., 201</w:t>
      </w:r>
      <w:r w:rsidR="006048B3">
        <w:rPr>
          <w:sz w:val="24"/>
        </w:rPr>
        <w:t>3</w:t>
      </w:r>
      <w:r w:rsidR="004004EE">
        <w:rPr>
          <w:sz w:val="24"/>
        </w:rPr>
        <w:t>)</w:t>
      </w:r>
      <w:r w:rsidR="00BE59FE" w:rsidRPr="008C009C">
        <w:rPr>
          <w:sz w:val="24"/>
        </w:rPr>
        <w:t xml:space="preserve">. </w:t>
      </w:r>
      <w:r w:rsidR="00214AA7" w:rsidRPr="008C009C">
        <w:rPr>
          <w:sz w:val="24"/>
        </w:rPr>
        <w:t>In Washington State, Seattle’s SR-520</w:t>
      </w:r>
      <w:r w:rsidR="00F40EF0">
        <w:rPr>
          <w:sz w:val="24"/>
        </w:rPr>
        <w:t xml:space="preserve"> </w:t>
      </w:r>
      <w:r w:rsidR="00214AA7" w:rsidRPr="008C009C">
        <w:rPr>
          <w:sz w:val="24"/>
        </w:rPr>
        <w:t xml:space="preserve">is a typical example of </w:t>
      </w:r>
      <w:r w:rsidR="00BE59FE" w:rsidRPr="008C009C">
        <w:rPr>
          <w:sz w:val="24"/>
        </w:rPr>
        <w:t>a</w:t>
      </w:r>
      <w:r w:rsidR="00F40EF0">
        <w:rPr>
          <w:sz w:val="24"/>
        </w:rPr>
        <w:t xml:space="preserve"> </w:t>
      </w:r>
      <w:r w:rsidR="006048B3">
        <w:rPr>
          <w:sz w:val="24"/>
        </w:rPr>
        <w:t>toll-</w:t>
      </w:r>
      <w:r w:rsidR="006048B3" w:rsidRPr="008C009C">
        <w:rPr>
          <w:sz w:val="24"/>
        </w:rPr>
        <w:t xml:space="preserve">road </w:t>
      </w:r>
      <w:r w:rsidR="00F40EF0">
        <w:rPr>
          <w:sz w:val="24"/>
        </w:rPr>
        <w:t>project that received e</w:t>
      </w:r>
      <w:r w:rsidR="00214AA7" w:rsidRPr="008C009C">
        <w:rPr>
          <w:sz w:val="24"/>
        </w:rPr>
        <w:t>x poste impact evaluation. The Evergreen Point Floating Bridge, built parallel to the existing bridge, wa</w:t>
      </w:r>
      <w:ins w:id="4" w:author="Fasil Sagir" w:date="2017-12-19T10:26:00Z">
        <w:r w:rsidR="00115426">
          <w:rPr>
            <w:sz w:val="24"/>
          </w:rPr>
          <w:t>s</w:t>
        </w:r>
      </w:ins>
      <w:del w:id="5" w:author="Fasil Sagir" w:date="2017-12-19T10:26:00Z">
        <w:r w:rsidR="00214AA7" w:rsidRPr="008C009C" w:rsidDel="00115426">
          <w:rPr>
            <w:sz w:val="24"/>
          </w:rPr>
          <w:delText>s</w:delText>
        </w:r>
      </w:del>
      <w:r w:rsidR="00214AA7" w:rsidRPr="008C009C">
        <w:rPr>
          <w:sz w:val="24"/>
        </w:rPr>
        <w:t xml:space="preserve"> forecast</w:t>
      </w:r>
      <w:ins w:id="6" w:author="Fasil Sagir" w:date="2017-12-19T10:26:00Z">
        <w:r w:rsidR="00115426">
          <w:rPr>
            <w:sz w:val="24"/>
          </w:rPr>
          <w:t>ed</w:t>
        </w:r>
      </w:ins>
      <w:r w:rsidR="00214AA7" w:rsidRPr="008C009C">
        <w:rPr>
          <w:sz w:val="24"/>
        </w:rPr>
        <w:t xml:space="preserve"> to have very high future traffic volumes, and was </w:t>
      </w:r>
      <w:proofErr w:type="spellStart"/>
      <w:r w:rsidR="00214AA7" w:rsidRPr="008C009C">
        <w:rPr>
          <w:sz w:val="24"/>
        </w:rPr>
        <w:t>tolled</w:t>
      </w:r>
      <w:proofErr w:type="spellEnd"/>
      <w:r w:rsidR="00214AA7" w:rsidRPr="008C009C">
        <w:rPr>
          <w:sz w:val="24"/>
        </w:rPr>
        <w:t xml:space="preserve"> </w:t>
      </w:r>
      <w:r w:rsidR="001A3FF0" w:rsidRPr="008C009C">
        <w:rPr>
          <w:sz w:val="24"/>
        </w:rPr>
        <w:t xml:space="preserve">by time of day and day of week, </w:t>
      </w:r>
      <w:r w:rsidR="00214AA7" w:rsidRPr="008C009C">
        <w:rPr>
          <w:sz w:val="24"/>
        </w:rPr>
        <w:t xml:space="preserve">starting </w:t>
      </w:r>
      <w:r w:rsidR="00D910A9" w:rsidRPr="008C009C">
        <w:rPr>
          <w:sz w:val="24"/>
        </w:rPr>
        <w:t>December</w:t>
      </w:r>
      <w:r w:rsidR="00214AA7" w:rsidRPr="008C009C">
        <w:rPr>
          <w:sz w:val="24"/>
        </w:rPr>
        <w:t xml:space="preserve"> 2011. </w:t>
      </w:r>
      <w:r w:rsidR="006048B3" w:rsidRPr="008C009C">
        <w:rPr>
          <w:rFonts w:eastAsiaTheme="minorEastAsia"/>
          <w:sz w:val="24"/>
          <w:lang w:eastAsia="en-US"/>
        </w:rPr>
        <w:t xml:space="preserve">A survey was carried out on over 2,700 households </w:t>
      </w:r>
      <w:r w:rsidR="006048B3">
        <w:rPr>
          <w:rFonts w:eastAsiaTheme="minorEastAsia"/>
          <w:sz w:val="24"/>
          <w:lang w:eastAsia="en-US"/>
        </w:rPr>
        <w:t>to</w:t>
      </w:r>
      <w:r w:rsidR="00214AA7" w:rsidRPr="008C009C">
        <w:rPr>
          <w:rFonts w:eastAsiaTheme="minorEastAsia"/>
          <w:sz w:val="24"/>
          <w:lang w:eastAsia="en-US"/>
        </w:rPr>
        <w:t xml:space="preserve"> evaluate the influence of the tolling policy on traveler behavior</w:t>
      </w:r>
      <w:r w:rsidR="001A3FF0" w:rsidRPr="008C009C">
        <w:rPr>
          <w:rFonts w:eastAsiaTheme="minorEastAsia"/>
          <w:sz w:val="24"/>
          <w:lang w:eastAsia="en-US"/>
        </w:rPr>
        <w:t xml:space="preserve"> and other impacts</w:t>
      </w:r>
      <w:r w:rsidR="00214AA7" w:rsidRPr="008C009C">
        <w:rPr>
          <w:rFonts w:eastAsiaTheme="minorEastAsia"/>
          <w:sz w:val="24"/>
          <w:lang w:eastAsia="en-US"/>
        </w:rPr>
        <w:t xml:space="preserve">, </w:t>
      </w:r>
      <w:r w:rsidR="00214AA7" w:rsidRPr="008C009C">
        <w:rPr>
          <w:sz w:val="24"/>
        </w:rPr>
        <w:t>reveal</w:t>
      </w:r>
      <w:r w:rsidR="001A3FF0" w:rsidRPr="008C009C">
        <w:rPr>
          <w:sz w:val="24"/>
        </w:rPr>
        <w:t>ed</w:t>
      </w:r>
      <w:r w:rsidR="00214AA7" w:rsidRPr="008C009C">
        <w:rPr>
          <w:sz w:val="24"/>
        </w:rPr>
        <w:t xml:space="preserve"> a significant decline in overall travel on SR-520</w:t>
      </w:r>
      <w:r w:rsidR="001A3FF0" w:rsidRPr="008C009C">
        <w:rPr>
          <w:sz w:val="24"/>
        </w:rPr>
        <w:t xml:space="preserve"> and s</w:t>
      </w:r>
      <w:r w:rsidR="00214AA7" w:rsidRPr="008C009C">
        <w:rPr>
          <w:sz w:val="24"/>
        </w:rPr>
        <w:t>ignificant traffic diversion to toll-free alternative routes and transit (WSDOT, 2016).</w:t>
      </w:r>
      <w:r w:rsidR="00214AA7" w:rsidRPr="008C009C">
        <w:rPr>
          <w:rFonts w:eastAsiaTheme="minorEastAsia"/>
          <w:sz w:val="24"/>
          <w:lang w:eastAsia="en-US"/>
        </w:rPr>
        <w:t xml:space="preserve"> </w:t>
      </w:r>
    </w:p>
    <w:p w14:paraId="49CEA89F" w14:textId="694B2B7B" w:rsidR="004004EE" w:rsidRPr="004004EE" w:rsidRDefault="003044EC" w:rsidP="004004EE">
      <w:pPr>
        <w:rPr>
          <w:sz w:val="24"/>
        </w:rPr>
      </w:pPr>
      <w:proofErr w:type="spellStart"/>
      <w:r w:rsidRPr="008C009C">
        <w:rPr>
          <w:sz w:val="24"/>
        </w:rPr>
        <w:t>Eliasson</w:t>
      </w:r>
      <w:proofErr w:type="spellEnd"/>
      <w:r w:rsidRPr="008C009C">
        <w:rPr>
          <w:sz w:val="24"/>
        </w:rPr>
        <w:t xml:space="preserve"> and </w:t>
      </w:r>
      <w:proofErr w:type="spellStart"/>
      <w:r w:rsidRPr="008C009C">
        <w:rPr>
          <w:sz w:val="24"/>
        </w:rPr>
        <w:t>Mattsson</w:t>
      </w:r>
      <w:proofErr w:type="spellEnd"/>
      <w:r w:rsidRPr="008C009C">
        <w:rPr>
          <w:sz w:val="24"/>
        </w:rPr>
        <w:t xml:space="preserve"> (2006) studied the effects of tolling in Stockholm by measuring the distributional effects across persons of different classes (income, gender, family situation, occupational status, location, and car ownership). The tolling impacts were expressed in terms of the changes in travel cost, travel behavior, and travel times, and amount of revenue generated. </w:t>
      </w:r>
      <w:proofErr w:type="spellStart"/>
      <w:r w:rsidRPr="008C009C">
        <w:rPr>
          <w:sz w:val="24"/>
        </w:rPr>
        <w:t>Fridstrøm</w:t>
      </w:r>
      <w:proofErr w:type="spellEnd"/>
      <w:r w:rsidRPr="008C009C">
        <w:rPr>
          <w:sz w:val="24"/>
        </w:rPr>
        <w:t xml:space="preserve"> et al.</w:t>
      </w:r>
      <w:r w:rsidR="008A2FFE" w:rsidRPr="008C009C">
        <w:rPr>
          <w:sz w:val="24"/>
        </w:rPr>
        <w:t xml:space="preserve"> </w:t>
      </w:r>
      <w:r w:rsidRPr="008C009C">
        <w:rPr>
          <w:sz w:val="24"/>
        </w:rPr>
        <w:t>(2000) studied the economic and equity impacts of marginal</w:t>
      </w:r>
      <w:r w:rsidR="008A2FFE" w:rsidRPr="008C009C">
        <w:rPr>
          <w:sz w:val="24"/>
        </w:rPr>
        <w:t>-</w:t>
      </w:r>
      <w:r w:rsidRPr="008C009C">
        <w:rPr>
          <w:sz w:val="24"/>
        </w:rPr>
        <w:t>cost tolling in Edinburg, Helsinki</w:t>
      </w:r>
      <w:r w:rsidR="008A2FFE" w:rsidRPr="008C009C">
        <w:rPr>
          <w:sz w:val="24"/>
        </w:rPr>
        <w:t>,</w:t>
      </w:r>
      <w:r w:rsidRPr="008C009C">
        <w:rPr>
          <w:sz w:val="24"/>
        </w:rPr>
        <w:t xml:space="preserve"> and Oslo. </w:t>
      </w:r>
      <w:r w:rsidR="008A2FFE" w:rsidRPr="008C009C">
        <w:rPr>
          <w:sz w:val="24"/>
        </w:rPr>
        <w:t xml:space="preserve">These researchers predicated their study on the assumption that </w:t>
      </w:r>
      <w:r w:rsidRPr="008C009C">
        <w:rPr>
          <w:sz w:val="24"/>
        </w:rPr>
        <w:t xml:space="preserve">the marginal road user is charged the marginal cost of road use </w:t>
      </w:r>
      <w:r w:rsidR="008A2FFE" w:rsidRPr="008C009C">
        <w:rPr>
          <w:sz w:val="24"/>
        </w:rPr>
        <w:t xml:space="preserve">which consists of the costs of </w:t>
      </w:r>
      <w:r w:rsidRPr="008C009C">
        <w:rPr>
          <w:sz w:val="24"/>
        </w:rPr>
        <w:t>congestion, environmental</w:t>
      </w:r>
      <w:r w:rsidR="008A2FFE" w:rsidRPr="008C009C">
        <w:rPr>
          <w:sz w:val="24"/>
        </w:rPr>
        <w:t xml:space="preserve"> degradation</w:t>
      </w:r>
      <w:r w:rsidRPr="008C009C">
        <w:rPr>
          <w:sz w:val="24"/>
        </w:rPr>
        <w:t>, accident</w:t>
      </w:r>
      <w:r w:rsidR="008A2FFE" w:rsidRPr="008C009C">
        <w:rPr>
          <w:sz w:val="24"/>
        </w:rPr>
        <w:t>s</w:t>
      </w:r>
      <w:r w:rsidRPr="008C009C">
        <w:rPr>
          <w:sz w:val="24"/>
        </w:rPr>
        <w:t xml:space="preserve">, and other </w:t>
      </w:r>
      <w:r w:rsidR="008A2FFE" w:rsidRPr="008C009C">
        <w:rPr>
          <w:sz w:val="24"/>
        </w:rPr>
        <w:t xml:space="preserve">road user-generated costs – </w:t>
      </w:r>
      <w:r w:rsidRPr="008C009C">
        <w:rPr>
          <w:sz w:val="24"/>
        </w:rPr>
        <w:t xml:space="preserve">external or internal. </w:t>
      </w:r>
      <w:r w:rsidR="008A2FFE" w:rsidRPr="008C009C">
        <w:rPr>
          <w:sz w:val="24"/>
        </w:rPr>
        <w:t xml:space="preserve">They determined that </w:t>
      </w:r>
      <w:r w:rsidRPr="008C009C">
        <w:rPr>
          <w:sz w:val="24"/>
        </w:rPr>
        <w:t>marginal</w:t>
      </w:r>
      <w:r w:rsidR="008A2FFE" w:rsidRPr="008C009C">
        <w:rPr>
          <w:sz w:val="24"/>
        </w:rPr>
        <w:t>-</w:t>
      </w:r>
      <w:r w:rsidRPr="008C009C">
        <w:rPr>
          <w:sz w:val="24"/>
        </w:rPr>
        <w:t>cost tolling increase</w:t>
      </w:r>
      <w:r w:rsidR="008A2FFE" w:rsidRPr="008C009C">
        <w:rPr>
          <w:sz w:val="24"/>
        </w:rPr>
        <w:t>s</w:t>
      </w:r>
      <w:r w:rsidRPr="008C009C">
        <w:rPr>
          <w:sz w:val="24"/>
        </w:rPr>
        <w:t xml:space="preserve"> the annual social welfare gains for </w:t>
      </w:r>
      <w:r w:rsidR="008A2FFE" w:rsidRPr="008C009C">
        <w:rPr>
          <w:sz w:val="24"/>
        </w:rPr>
        <w:t xml:space="preserve">the three cities </w:t>
      </w:r>
      <w:r w:rsidRPr="008C009C">
        <w:rPr>
          <w:sz w:val="24"/>
        </w:rPr>
        <w:t xml:space="preserve">by 100-400 euros per capita. </w:t>
      </w:r>
      <w:proofErr w:type="spellStart"/>
      <w:r w:rsidRPr="008C009C">
        <w:rPr>
          <w:sz w:val="24"/>
        </w:rPr>
        <w:t>Kickhöfer</w:t>
      </w:r>
      <w:proofErr w:type="spellEnd"/>
      <w:r w:rsidRPr="008C009C">
        <w:rPr>
          <w:sz w:val="24"/>
        </w:rPr>
        <w:t xml:space="preserve"> et al. (2010) </w:t>
      </w:r>
      <w:r w:rsidR="008A2FFE" w:rsidRPr="008C009C">
        <w:rPr>
          <w:sz w:val="24"/>
        </w:rPr>
        <w:t xml:space="preserve">used multi-agent microsimulation of individual traveler behavior to </w:t>
      </w:r>
      <w:r w:rsidRPr="008C009C">
        <w:rPr>
          <w:sz w:val="24"/>
        </w:rPr>
        <w:t>stud</w:t>
      </w:r>
      <w:r w:rsidR="008A2FFE" w:rsidRPr="008C009C">
        <w:rPr>
          <w:sz w:val="24"/>
        </w:rPr>
        <w:t>y</w:t>
      </w:r>
      <w:r w:rsidRPr="008C009C">
        <w:rPr>
          <w:sz w:val="24"/>
        </w:rPr>
        <w:t xml:space="preserve"> the impact of tolling in Zurich. The model allowed for multiple-choice dimensions simultaneously, such as route choice, mode choice and time choice</w:t>
      </w:r>
      <w:r w:rsidR="008A2FFE" w:rsidRPr="008C009C">
        <w:rPr>
          <w:sz w:val="24"/>
        </w:rPr>
        <w:t>, and assumed that each a</w:t>
      </w:r>
      <w:r w:rsidRPr="008C009C">
        <w:rPr>
          <w:sz w:val="24"/>
        </w:rPr>
        <w:t xml:space="preserve">gent </w:t>
      </w:r>
      <w:r w:rsidR="008A2FFE" w:rsidRPr="008C009C">
        <w:rPr>
          <w:sz w:val="24"/>
        </w:rPr>
        <w:t xml:space="preserve">sought to </w:t>
      </w:r>
      <w:r w:rsidRPr="008C009C">
        <w:rPr>
          <w:sz w:val="24"/>
        </w:rPr>
        <w:t>maximiz</w:t>
      </w:r>
      <w:r w:rsidR="008A2FFE" w:rsidRPr="008C009C">
        <w:rPr>
          <w:sz w:val="24"/>
        </w:rPr>
        <w:t xml:space="preserve">e their individual </w:t>
      </w:r>
      <w:r w:rsidRPr="008C009C">
        <w:rPr>
          <w:sz w:val="24"/>
        </w:rPr>
        <w:t>utility function</w:t>
      </w:r>
      <w:r w:rsidR="008A2FFE" w:rsidRPr="008C009C">
        <w:rPr>
          <w:sz w:val="24"/>
        </w:rPr>
        <w:t xml:space="preserve"> (which was input as a function of their income)</w:t>
      </w:r>
      <w:r w:rsidRPr="008C009C">
        <w:rPr>
          <w:sz w:val="24"/>
        </w:rPr>
        <w:t xml:space="preserve">. The study </w:t>
      </w:r>
      <w:r w:rsidR="00C4220F">
        <w:rPr>
          <w:sz w:val="24"/>
        </w:rPr>
        <w:t xml:space="preserve">demonstrated </w:t>
      </w:r>
      <w:r w:rsidRPr="008C009C">
        <w:rPr>
          <w:sz w:val="24"/>
        </w:rPr>
        <w:t xml:space="preserve">that tolling </w:t>
      </w:r>
      <w:r w:rsidR="00C4220F">
        <w:rPr>
          <w:sz w:val="24"/>
        </w:rPr>
        <w:t>can and does often r</w:t>
      </w:r>
      <w:r w:rsidRPr="008C009C">
        <w:rPr>
          <w:sz w:val="24"/>
        </w:rPr>
        <w:t>esult in negative impacts on the welfare distribution of the society.</w:t>
      </w:r>
      <w:r w:rsidR="004004EE">
        <w:rPr>
          <w:sz w:val="24"/>
        </w:rPr>
        <w:t xml:space="preserve"> Zhang et al. (2014) carried out an ex poste ev</w:t>
      </w:r>
      <w:r w:rsidR="004004EE" w:rsidRPr="004004EE">
        <w:rPr>
          <w:sz w:val="24"/>
        </w:rPr>
        <w:t>aluat</w:t>
      </w:r>
      <w:r w:rsidR="004004EE">
        <w:rPr>
          <w:sz w:val="24"/>
        </w:rPr>
        <w:t>ion of the 2006 long-term l</w:t>
      </w:r>
      <w:r w:rsidR="004004EE" w:rsidRPr="004004EE">
        <w:rPr>
          <w:sz w:val="24"/>
        </w:rPr>
        <w:t>eas</w:t>
      </w:r>
      <w:r w:rsidR="004004EE">
        <w:rPr>
          <w:sz w:val="24"/>
        </w:rPr>
        <w:t>e</w:t>
      </w:r>
      <w:r w:rsidR="004004EE" w:rsidRPr="004004EE">
        <w:rPr>
          <w:sz w:val="24"/>
        </w:rPr>
        <w:t xml:space="preserve"> </w:t>
      </w:r>
      <w:r w:rsidR="004004EE">
        <w:rPr>
          <w:sz w:val="24"/>
        </w:rPr>
        <w:t xml:space="preserve">of </w:t>
      </w:r>
      <w:r w:rsidR="004004EE" w:rsidRPr="004004EE">
        <w:rPr>
          <w:sz w:val="24"/>
        </w:rPr>
        <w:t>Indiana</w:t>
      </w:r>
      <w:r w:rsidR="004004EE">
        <w:rPr>
          <w:sz w:val="24"/>
        </w:rPr>
        <w:t>’s</w:t>
      </w:r>
      <w:r w:rsidR="004004EE" w:rsidRPr="004004EE">
        <w:rPr>
          <w:sz w:val="24"/>
        </w:rPr>
        <w:t xml:space="preserve"> I</w:t>
      </w:r>
      <w:r w:rsidR="004004EE">
        <w:rPr>
          <w:sz w:val="24"/>
        </w:rPr>
        <w:t xml:space="preserve">nterstate </w:t>
      </w:r>
      <w:r w:rsidR="004004EE" w:rsidRPr="004004EE">
        <w:rPr>
          <w:sz w:val="24"/>
        </w:rPr>
        <w:t xml:space="preserve">90 </w:t>
      </w:r>
      <w:r w:rsidR="004004EE">
        <w:rPr>
          <w:sz w:val="24"/>
        </w:rPr>
        <w:t>tol</w:t>
      </w:r>
      <w:r w:rsidR="004004EE" w:rsidRPr="004004EE">
        <w:rPr>
          <w:sz w:val="24"/>
        </w:rPr>
        <w:t xml:space="preserve">l </w:t>
      </w:r>
      <w:r w:rsidR="004004EE">
        <w:rPr>
          <w:sz w:val="24"/>
        </w:rPr>
        <w:t>r</w:t>
      </w:r>
      <w:r w:rsidR="004004EE" w:rsidRPr="004004EE">
        <w:rPr>
          <w:sz w:val="24"/>
        </w:rPr>
        <w:t>oad</w:t>
      </w:r>
      <w:r w:rsidR="004004EE">
        <w:rPr>
          <w:sz w:val="24"/>
        </w:rPr>
        <w:t xml:space="preserve">. </w:t>
      </w:r>
    </w:p>
    <w:p w14:paraId="1ED3B8AA" w14:textId="77777777" w:rsidR="00C4220F" w:rsidRPr="008C009C" w:rsidRDefault="00C4220F" w:rsidP="008A2FFE">
      <w:pPr>
        <w:rPr>
          <w:sz w:val="24"/>
        </w:rPr>
      </w:pPr>
    </w:p>
    <w:p w14:paraId="480767E1" w14:textId="290D1E11" w:rsidR="00036E53" w:rsidRPr="008C009C" w:rsidRDefault="007F2375" w:rsidP="00B33012">
      <w:pPr>
        <w:pStyle w:val="Heading2"/>
        <w:spacing w:before="0" w:after="0"/>
        <w:rPr>
          <w:i/>
          <w:sz w:val="24"/>
        </w:rPr>
      </w:pPr>
      <w:r w:rsidRPr="008C009C">
        <w:rPr>
          <w:sz w:val="24"/>
        </w:rPr>
        <w:t xml:space="preserve">New Road-Toll </w:t>
      </w:r>
      <w:r w:rsidR="00036E53" w:rsidRPr="008C009C">
        <w:rPr>
          <w:sz w:val="24"/>
        </w:rPr>
        <w:t>Challenges</w:t>
      </w:r>
    </w:p>
    <w:p w14:paraId="5F28FFDF" w14:textId="7321580A" w:rsidR="00036E53" w:rsidRPr="008C009C" w:rsidRDefault="00036E53" w:rsidP="00A95889">
      <w:pPr>
        <w:ind w:firstLine="0"/>
        <w:rPr>
          <w:rFonts w:eastAsiaTheme="minorEastAsia"/>
          <w:sz w:val="24"/>
          <w:lang w:eastAsia="en-US"/>
        </w:rPr>
      </w:pPr>
      <w:r w:rsidRPr="008C009C">
        <w:rPr>
          <w:sz w:val="24"/>
        </w:rPr>
        <w:t xml:space="preserve">New toll projects always have project-specific issues and challenges. A recent survey of state transportation officials by the U.S. Government Accountability Office (GAO) </w:t>
      </w:r>
      <w:r w:rsidR="00AC79EC" w:rsidRPr="008C009C">
        <w:rPr>
          <w:sz w:val="24"/>
        </w:rPr>
        <w:t>(</w:t>
      </w:r>
      <w:r w:rsidR="00CF60D4" w:rsidRPr="008C009C">
        <w:rPr>
          <w:sz w:val="24"/>
        </w:rPr>
        <w:t>2006</w:t>
      </w:r>
      <w:r w:rsidR="00AC79EC" w:rsidRPr="008C009C">
        <w:rPr>
          <w:sz w:val="24"/>
        </w:rPr>
        <w:t xml:space="preserve">) </w:t>
      </w:r>
      <w:r w:rsidR="006E2633" w:rsidRPr="008C009C">
        <w:rPr>
          <w:rFonts w:eastAsiaTheme="minorEastAsia"/>
          <w:sz w:val="24"/>
          <w:lang w:eastAsia="en-US"/>
        </w:rPr>
        <w:t>identified two broad categories of challenges</w:t>
      </w:r>
      <w:r w:rsidRPr="008C009C">
        <w:rPr>
          <w:sz w:val="24"/>
        </w:rPr>
        <w:t xml:space="preserve">: </w:t>
      </w:r>
      <w:r w:rsidR="006E2633" w:rsidRPr="008C009C">
        <w:rPr>
          <w:rFonts w:eastAsiaTheme="minorEastAsia"/>
          <w:sz w:val="24"/>
          <w:lang w:eastAsia="en-US"/>
        </w:rPr>
        <w:t>those associated with obtaining support and these associated with implementation</w:t>
      </w:r>
      <w:r w:rsidR="007F2375" w:rsidRPr="008C009C">
        <w:rPr>
          <w:rFonts w:eastAsiaTheme="minorEastAsia"/>
          <w:sz w:val="24"/>
          <w:lang w:eastAsia="en-US"/>
        </w:rPr>
        <w:t xml:space="preserve"> and listed four key questions to be addressed (Table 2)</w:t>
      </w:r>
      <w:r w:rsidRPr="008C009C">
        <w:rPr>
          <w:sz w:val="24"/>
        </w:rPr>
        <w:t>.</w:t>
      </w:r>
    </w:p>
    <w:p w14:paraId="42ED05BF" w14:textId="20A44583" w:rsidR="00CF6449" w:rsidRDefault="00CF6449" w:rsidP="00B33012">
      <w:pPr>
        <w:rPr>
          <w:sz w:val="24"/>
        </w:rPr>
      </w:pPr>
    </w:p>
    <w:p w14:paraId="590B7FB1" w14:textId="4950D6F2" w:rsidR="006048B3" w:rsidRDefault="006048B3" w:rsidP="00B33012">
      <w:pPr>
        <w:rPr>
          <w:sz w:val="24"/>
        </w:rPr>
      </w:pPr>
    </w:p>
    <w:p w14:paraId="3D52D54F" w14:textId="77777777" w:rsidR="006048B3" w:rsidRPr="008C009C" w:rsidRDefault="006048B3" w:rsidP="00B33012">
      <w:pPr>
        <w:rPr>
          <w:sz w:val="24"/>
        </w:rPr>
      </w:pPr>
    </w:p>
    <w:p w14:paraId="1A025445" w14:textId="4AA12B96" w:rsidR="00F64ED9" w:rsidRPr="008C009C" w:rsidRDefault="006048B3" w:rsidP="00A95889">
      <w:pPr>
        <w:ind w:firstLine="0"/>
        <w:rPr>
          <w:noProof/>
          <w:sz w:val="24"/>
        </w:rPr>
      </w:pPr>
      <w:bookmarkStart w:id="7" w:name="_Ref455777615"/>
      <w:r>
        <w:rPr>
          <w:sz w:val="24"/>
        </w:rPr>
        <w:lastRenderedPageBreak/>
        <w:t xml:space="preserve">Table </w:t>
      </w:r>
      <w:bookmarkEnd w:id="7"/>
      <w:r>
        <w:rPr>
          <w:sz w:val="24"/>
        </w:rPr>
        <w:t>1</w:t>
      </w:r>
      <w:r w:rsidR="00F64ED9" w:rsidRPr="008C009C">
        <w:rPr>
          <w:sz w:val="24"/>
        </w:rPr>
        <w:t xml:space="preserve"> Questions to be </w:t>
      </w:r>
      <w:r w:rsidR="00535A65" w:rsidRPr="008C009C">
        <w:rPr>
          <w:sz w:val="24"/>
        </w:rPr>
        <w:t>c</w:t>
      </w:r>
      <w:r w:rsidR="006F46D2" w:rsidRPr="008C009C">
        <w:rPr>
          <w:sz w:val="24"/>
        </w:rPr>
        <w:t xml:space="preserve">onsidered for </w:t>
      </w:r>
      <w:r w:rsidR="00535A65" w:rsidRPr="008C009C">
        <w:rPr>
          <w:sz w:val="24"/>
        </w:rPr>
        <w:t>n</w:t>
      </w:r>
      <w:r w:rsidR="006F46D2" w:rsidRPr="008C009C">
        <w:rPr>
          <w:sz w:val="24"/>
        </w:rPr>
        <w:t xml:space="preserve">ew </w:t>
      </w:r>
      <w:r w:rsidR="00535A65" w:rsidRPr="008C009C">
        <w:rPr>
          <w:sz w:val="24"/>
        </w:rPr>
        <w:t>t</w:t>
      </w:r>
      <w:r w:rsidR="006F46D2" w:rsidRPr="008C009C">
        <w:rPr>
          <w:sz w:val="24"/>
        </w:rPr>
        <w:t xml:space="preserve">oll </w:t>
      </w:r>
      <w:r w:rsidR="00535A65" w:rsidRPr="008C009C">
        <w:rPr>
          <w:sz w:val="24"/>
        </w:rPr>
        <w:t>r</w:t>
      </w:r>
      <w:r w:rsidR="006F46D2" w:rsidRPr="008C009C">
        <w:rPr>
          <w:sz w:val="24"/>
        </w:rPr>
        <w:t xml:space="preserve">oad </w:t>
      </w:r>
      <w:r w:rsidR="00535A65" w:rsidRPr="008C009C">
        <w:rPr>
          <w:sz w:val="24"/>
        </w:rPr>
        <w:t>p</w:t>
      </w:r>
      <w:r w:rsidR="006F46D2" w:rsidRPr="008C009C">
        <w:rPr>
          <w:sz w:val="24"/>
        </w:rPr>
        <w:t>rojects</w:t>
      </w:r>
      <w:r w:rsidR="00F64ED9" w:rsidRPr="008C009C">
        <w:rPr>
          <w:sz w:val="24"/>
        </w:rPr>
        <w:t xml:space="preserve"> </w:t>
      </w:r>
      <w:r w:rsidR="002942ED" w:rsidRPr="008C009C">
        <w:rPr>
          <w:sz w:val="24"/>
        </w:rPr>
        <w:t>(</w:t>
      </w:r>
      <w:r w:rsidR="002942ED" w:rsidRPr="008C009C">
        <w:rPr>
          <w:noProof/>
          <w:sz w:val="24"/>
        </w:rPr>
        <w:t xml:space="preserve">adapted from </w:t>
      </w:r>
      <w:r w:rsidR="00CF60D4" w:rsidRPr="008C009C">
        <w:rPr>
          <w:noProof/>
          <w:sz w:val="24"/>
        </w:rPr>
        <w:t>GAO</w:t>
      </w:r>
      <w:r w:rsidR="00A01C57">
        <w:rPr>
          <w:noProof/>
          <w:sz w:val="24"/>
        </w:rPr>
        <w:t xml:space="preserve"> (</w:t>
      </w:r>
      <w:r w:rsidR="00CF60D4" w:rsidRPr="008C009C">
        <w:rPr>
          <w:noProof/>
          <w:sz w:val="24"/>
        </w:rPr>
        <w:t>2006</w:t>
      </w:r>
      <w:r w:rsidR="005A210D" w:rsidRPr="008C009C">
        <w:rPr>
          <w:noProof/>
          <w:sz w:val="24"/>
        </w:rPr>
        <w:t>)</w:t>
      </w:r>
      <w:r w:rsidR="00A01C57">
        <w:rPr>
          <w:noProof/>
          <w:sz w:val="24"/>
        </w:rPr>
        <w:t>)</w:t>
      </w:r>
    </w:p>
    <w:p w14:paraId="76874A30" w14:textId="3BD9A91E" w:rsidR="00F40EF0" w:rsidRDefault="00F40EF0" w:rsidP="00F40EF0">
      <w:pPr>
        <w:ind w:firstLine="0"/>
        <w:jc w:val="left"/>
        <w:rPr>
          <w:sz w:val="24"/>
        </w:rPr>
      </w:pPr>
      <w:r w:rsidRPr="00F40EF0">
        <w:rPr>
          <w:noProof/>
          <w:lang w:eastAsia="en-US"/>
        </w:rPr>
        <w:drawing>
          <wp:inline distT="0" distB="0" distL="0" distR="0" wp14:anchorId="26E7A191" wp14:editId="3C9BF224">
            <wp:extent cx="5943600" cy="26914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9">
                      <a:extLst>
                        <a:ext uri="{28A0092B-C50C-407E-A947-70E740481C1C}">
                          <a14:useLocalDpi xmlns:a14="http://schemas.microsoft.com/office/drawing/2010/main" val="0"/>
                        </a:ext>
                      </a:extLst>
                    </a:blip>
                    <a:srcRect b="4838"/>
                    <a:stretch/>
                  </pic:blipFill>
                  <pic:spPr bwMode="auto">
                    <a:xfrm>
                      <a:off x="0" y="0"/>
                      <a:ext cx="5943600" cy="2691442"/>
                    </a:xfrm>
                    <a:prstGeom prst="rect">
                      <a:avLst/>
                    </a:prstGeom>
                    <a:noFill/>
                    <a:ln>
                      <a:noFill/>
                    </a:ln>
                    <a:extLst>
                      <a:ext uri="{53640926-AAD7-44D8-BBD7-CCE9431645EC}">
                        <a14:shadowObscured xmlns:a14="http://schemas.microsoft.com/office/drawing/2010/main"/>
                      </a:ext>
                    </a:extLst>
                  </pic:spPr>
                </pic:pic>
              </a:graphicData>
            </a:graphic>
          </wp:inline>
        </w:drawing>
      </w:r>
    </w:p>
    <w:p w14:paraId="1DE1FDC6" w14:textId="77777777" w:rsidR="00A01C57" w:rsidRDefault="00A01C57" w:rsidP="00CF4450">
      <w:pPr>
        <w:ind w:firstLine="839"/>
        <w:rPr>
          <w:sz w:val="24"/>
        </w:rPr>
      </w:pPr>
    </w:p>
    <w:p w14:paraId="077D9111" w14:textId="6061AACA" w:rsidR="009B6771" w:rsidRPr="008C009C" w:rsidRDefault="00502AE7" w:rsidP="00CF4450">
      <w:pPr>
        <w:ind w:firstLine="839"/>
        <w:rPr>
          <w:sz w:val="24"/>
          <w:shd w:val="clear" w:color="auto" w:fill="FFFFFF"/>
        </w:rPr>
      </w:pPr>
      <w:r w:rsidRPr="008C009C">
        <w:rPr>
          <w:sz w:val="24"/>
        </w:rPr>
        <w:t xml:space="preserve">Each of the </w:t>
      </w:r>
      <w:r w:rsidR="00CE4464" w:rsidRPr="008C009C">
        <w:rPr>
          <w:sz w:val="24"/>
        </w:rPr>
        <w:t xml:space="preserve">above </w:t>
      </w:r>
      <w:r w:rsidRPr="008C009C">
        <w:rPr>
          <w:sz w:val="24"/>
        </w:rPr>
        <w:t xml:space="preserve">issues listed by the GAO study is relevant. </w:t>
      </w:r>
      <w:r w:rsidR="00CE4464" w:rsidRPr="008C009C">
        <w:rPr>
          <w:sz w:val="24"/>
        </w:rPr>
        <w:t>Tolling e</w:t>
      </w:r>
      <w:r w:rsidRPr="008C009C">
        <w:rPr>
          <w:sz w:val="24"/>
        </w:rPr>
        <w:t>quity is an important issue</w:t>
      </w:r>
      <w:r w:rsidR="00CE4464" w:rsidRPr="008C009C">
        <w:rPr>
          <w:sz w:val="24"/>
        </w:rPr>
        <w:t xml:space="preserve"> that h</w:t>
      </w:r>
      <w:r w:rsidRPr="008C009C">
        <w:rPr>
          <w:sz w:val="24"/>
        </w:rPr>
        <w:t xml:space="preserve">as multiple dimensions including income equity, geographic equity and modal equity. It is important that transportation officials address all </w:t>
      </w:r>
      <w:r w:rsidR="00CE4464" w:rsidRPr="008C009C">
        <w:rPr>
          <w:sz w:val="24"/>
        </w:rPr>
        <w:t>these dimensions.</w:t>
      </w:r>
      <w:r w:rsidR="0074510D" w:rsidRPr="008C009C">
        <w:rPr>
          <w:sz w:val="24"/>
        </w:rPr>
        <w:t xml:space="preserve"> </w:t>
      </w:r>
      <w:r w:rsidR="00BB5DBA" w:rsidRPr="008C009C">
        <w:rPr>
          <w:sz w:val="24"/>
        </w:rPr>
        <w:t>Inequitable impacts on low-income groups can be addressed by providing them with credits (</w:t>
      </w:r>
      <w:r w:rsidR="0074510D" w:rsidRPr="008C009C">
        <w:rPr>
          <w:sz w:val="24"/>
        </w:rPr>
        <w:t>Schweitzer and Taylor</w:t>
      </w:r>
      <w:r w:rsidR="00BB5DBA" w:rsidRPr="008C009C">
        <w:rPr>
          <w:sz w:val="24"/>
        </w:rPr>
        <w:t xml:space="preserve">, </w:t>
      </w:r>
      <w:r w:rsidR="00221A98" w:rsidRPr="008C009C">
        <w:rPr>
          <w:sz w:val="24"/>
        </w:rPr>
        <w:t>2008)</w:t>
      </w:r>
      <w:r w:rsidR="0074510D" w:rsidRPr="008C009C">
        <w:rPr>
          <w:sz w:val="24"/>
        </w:rPr>
        <w:t>.</w:t>
      </w:r>
      <w:r w:rsidRPr="008C009C">
        <w:rPr>
          <w:sz w:val="24"/>
        </w:rPr>
        <w:t xml:space="preserve"> </w:t>
      </w:r>
      <w:r w:rsidR="00BB5DBA" w:rsidRPr="008C009C">
        <w:rPr>
          <w:sz w:val="24"/>
        </w:rPr>
        <w:t>R</w:t>
      </w:r>
      <w:r w:rsidR="00DC3CB9" w:rsidRPr="008C009C">
        <w:rPr>
          <w:sz w:val="24"/>
        </w:rPr>
        <w:t>egard</w:t>
      </w:r>
      <w:r w:rsidR="00BB5DBA" w:rsidRPr="008C009C">
        <w:rPr>
          <w:sz w:val="24"/>
        </w:rPr>
        <w:t>ing</w:t>
      </w:r>
      <w:r w:rsidR="00DC3CB9" w:rsidRPr="008C009C">
        <w:rPr>
          <w:sz w:val="24"/>
        </w:rPr>
        <w:t xml:space="preserve"> tolling demand forecast reliability, </w:t>
      </w:r>
      <w:proofErr w:type="spellStart"/>
      <w:r w:rsidRPr="008C009C">
        <w:rPr>
          <w:sz w:val="24"/>
        </w:rPr>
        <w:t>Odeck</w:t>
      </w:r>
      <w:proofErr w:type="spellEnd"/>
      <w:r w:rsidRPr="008C009C">
        <w:rPr>
          <w:sz w:val="24"/>
        </w:rPr>
        <w:t xml:space="preserve"> and Morten </w:t>
      </w:r>
      <w:r w:rsidR="00A81167" w:rsidRPr="008C009C">
        <w:rPr>
          <w:sz w:val="24"/>
        </w:rPr>
        <w:t>(2017) report</w:t>
      </w:r>
      <w:r w:rsidR="00DC3CB9" w:rsidRPr="008C009C">
        <w:rPr>
          <w:sz w:val="24"/>
        </w:rPr>
        <w:t>ed</w:t>
      </w:r>
      <w:r w:rsidR="00A81167" w:rsidRPr="008C009C">
        <w:rPr>
          <w:sz w:val="24"/>
        </w:rPr>
        <w:t xml:space="preserve"> that</w:t>
      </w:r>
      <w:r w:rsidR="00DC3CB9" w:rsidRPr="008C009C">
        <w:rPr>
          <w:sz w:val="24"/>
        </w:rPr>
        <w:t xml:space="preserve"> the predicted traffic predictions for several prospective toll</w:t>
      </w:r>
      <w:r w:rsidR="00A81167" w:rsidRPr="008C009C">
        <w:rPr>
          <w:sz w:val="24"/>
        </w:rPr>
        <w:t xml:space="preserve"> road projects </w:t>
      </w:r>
      <w:r w:rsidR="00DC3CB9" w:rsidRPr="008C009C">
        <w:rPr>
          <w:sz w:val="24"/>
        </w:rPr>
        <w:t>we</w:t>
      </w:r>
      <w:r w:rsidR="00A81167" w:rsidRPr="008C009C">
        <w:rPr>
          <w:sz w:val="24"/>
        </w:rPr>
        <w:t>re overestimated</w:t>
      </w:r>
      <w:r w:rsidR="00DC3CB9" w:rsidRPr="008C009C">
        <w:rPr>
          <w:sz w:val="24"/>
        </w:rPr>
        <w:t>, and that this situation caused</w:t>
      </w:r>
      <w:r w:rsidR="00A81167" w:rsidRPr="008C009C">
        <w:rPr>
          <w:sz w:val="24"/>
        </w:rPr>
        <w:t xml:space="preserve"> financial distress for the toll operators. </w:t>
      </w:r>
      <w:r w:rsidR="0074510D" w:rsidRPr="008C009C">
        <w:rPr>
          <w:sz w:val="24"/>
        </w:rPr>
        <w:t>Hence,</w:t>
      </w:r>
      <w:r w:rsidR="00625E01" w:rsidRPr="008C009C">
        <w:rPr>
          <w:sz w:val="24"/>
        </w:rPr>
        <w:t xml:space="preserve"> it is</w:t>
      </w:r>
      <w:r w:rsidR="00A81167" w:rsidRPr="008C009C">
        <w:rPr>
          <w:sz w:val="24"/>
        </w:rPr>
        <w:t xml:space="preserve"> critical that forecasting methods are more accurate and discount for lower traffic volumes due to tolling</w:t>
      </w:r>
      <w:r w:rsidR="005B2E09" w:rsidRPr="008C009C">
        <w:rPr>
          <w:sz w:val="24"/>
        </w:rPr>
        <w:t xml:space="preserve">, based on </w:t>
      </w:r>
      <w:r w:rsidR="00DC3CB9" w:rsidRPr="008C009C">
        <w:rPr>
          <w:sz w:val="24"/>
        </w:rPr>
        <w:t>the concept of demand elasticities</w:t>
      </w:r>
      <w:r w:rsidR="00A81167" w:rsidRPr="008C009C">
        <w:rPr>
          <w:sz w:val="24"/>
        </w:rPr>
        <w:t xml:space="preserve">. </w:t>
      </w:r>
      <w:r w:rsidR="00DC3CB9" w:rsidRPr="008C009C">
        <w:rPr>
          <w:sz w:val="24"/>
        </w:rPr>
        <w:t>Also, t</w:t>
      </w:r>
      <w:r w:rsidR="003A5BF1" w:rsidRPr="008C009C">
        <w:rPr>
          <w:sz w:val="24"/>
        </w:rPr>
        <w:t xml:space="preserve">olling </w:t>
      </w:r>
      <w:r w:rsidR="00DC3CB9" w:rsidRPr="008C009C">
        <w:rPr>
          <w:sz w:val="24"/>
        </w:rPr>
        <w:t xml:space="preserve">can have </w:t>
      </w:r>
      <w:r w:rsidR="003A5BF1" w:rsidRPr="008C009C">
        <w:rPr>
          <w:sz w:val="24"/>
        </w:rPr>
        <w:t xml:space="preserve">significant impacts on logistics and business activities and </w:t>
      </w:r>
      <w:r w:rsidR="00DC3CB9" w:rsidRPr="008C009C">
        <w:rPr>
          <w:sz w:val="24"/>
        </w:rPr>
        <w:t xml:space="preserve">transport </w:t>
      </w:r>
      <w:r w:rsidR="003A5BF1" w:rsidRPr="008C009C">
        <w:rPr>
          <w:sz w:val="24"/>
        </w:rPr>
        <w:t>decision</w:t>
      </w:r>
      <w:r w:rsidR="00DC3CB9" w:rsidRPr="008C009C">
        <w:rPr>
          <w:sz w:val="24"/>
        </w:rPr>
        <w:t>s (</w:t>
      </w:r>
      <w:proofErr w:type="spellStart"/>
      <w:r w:rsidR="00DC3CB9" w:rsidRPr="008C009C">
        <w:rPr>
          <w:sz w:val="24"/>
          <w:shd w:val="clear" w:color="auto" w:fill="FFFFFF"/>
        </w:rPr>
        <w:t>Ruehl</w:t>
      </w:r>
      <w:proofErr w:type="spellEnd"/>
      <w:r w:rsidR="00DC3CB9" w:rsidRPr="008C009C">
        <w:rPr>
          <w:sz w:val="24"/>
          <w:shd w:val="clear" w:color="auto" w:fill="FFFFFF"/>
        </w:rPr>
        <w:t xml:space="preserve"> et al., 2013)</w:t>
      </w:r>
      <w:r w:rsidR="00DC3CB9" w:rsidRPr="008C009C">
        <w:rPr>
          <w:sz w:val="24"/>
        </w:rPr>
        <w:t>: i</w:t>
      </w:r>
      <w:r w:rsidR="00B93A28" w:rsidRPr="008C009C">
        <w:rPr>
          <w:sz w:val="24"/>
        </w:rPr>
        <w:t xml:space="preserve">n the short </w:t>
      </w:r>
      <w:r w:rsidR="00DC3CB9" w:rsidRPr="008C009C">
        <w:rPr>
          <w:sz w:val="24"/>
        </w:rPr>
        <w:t>term</w:t>
      </w:r>
      <w:r w:rsidR="00B93A28" w:rsidRPr="008C009C">
        <w:rPr>
          <w:sz w:val="24"/>
        </w:rPr>
        <w:t>, logistics operators increase load factors by horizontal and vertical cooperation</w:t>
      </w:r>
      <w:r w:rsidR="009B6771" w:rsidRPr="008C009C">
        <w:rPr>
          <w:sz w:val="24"/>
        </w:rPr>
        <w:t xml:space="preserve"> (</w:t>
      </w:r>
      <w:proofErr w:type="spellStart"/>
      <w:r w:rsidR="009B6771" w:rsidRPr="008C009C">
        <w:rPr>
          <w:sz w:val="24"/>
        </w:rPr>
        <w:t>Einbock</w:t>
      </w:r>
      <w:proofErr w:type="spellEnd"/>
      <w:r w:rsidR="009B6771" w:rsidRPr="008C009C">
        <w:rPr>
          <w:sz w:val="24"/>
        </w:rPr>
        <w:t>, 2006)</w:t>
      </w:r>
      <w:r w:rsidR="00DC3CB9" w:rsidRPr="008C009C">
        <w:rPr>
          <w:sz w:val="24"/>
        </w:rPr>
        <w:t>; i</w:t>
      </w:r>
      <w:r w:rsidR="009B6771" w:rsidRPr="008C009C">
        <w:rPr>
          <w:sz w:val="24"/>
        </w:rPr>
        <w:t xml:space="preserve">n medium term, </w:t>
      </w:r>
      <w:r w:rsidR="00DC3CB9" w:rsidRPr="008C009C">
        <w:rPr>
          <w:sz w:val="24"/>
        </w:rPr>
        <w:t>they t</w:t>
      </w:r>
      <w:r w:rsidR="003A5BF1" w:rsidRPr="008C009C">
        <w:rPr>
          <w:sz w:val="24"/>
        </w:rPr>
        <w:t xml:space="preserve">ransfer </w:t>
      </w:r>
      <w:r w:rsidR="00DC3CB9" w:rsidRPr="008C009C">
        <w:rPr>
          <w:sz w:val="24"/>
        </w:rPr>
        <w:t xml:space="preserve">tolling </w:t>
      </w:r>
      <w:r w:rsidR="003A5BF1" w:rsidRPr="008C009C">
        <w:rPr>
          <w:sz w:val="24"/>
        </w:rPr>
        <w:t>cost</w:t>
      </w:r>
      <w:r w:rsidR="00DC3CB9" w:rsidRPr="008C009C">
        <w:rPr>
          <w:sz w:val="24"/>
        </w:rPr>
        <w:t>s</w:t>
      </w:r>
      <w:r w:rsidR="003A5BF1" w:rsidRPr="008C009C">
        <w:rPr>
          <w:sz w:val="24"/>
        </w:rPr>
        <w:t xml:space="preserve"> </w:t>
      </w:r>
      <w:r w:rsidR="00DC3CB9" w:rsidRPr="008C009C">
        <w:rPr>
          <w:sz w:val="24"/>
        </w:rPr>
        <w:t xml:space="preserve">to the </w:t>
      </w:r>
      <w:r w:rsidR="00221A98" w:rsidRPr="008C009C">
        <w:rPr>
          <w:sz w:val="24"/>
        </w:rPr>
        <w:t>customers</w:t>
      </w:r>
      <w:r w:rsidR="00DC3CB9" w:rsidRPr="008C009C">
        <w:rPr>
          <w:sz w:val="24"/>
        </w:rPr>
        <w:t>; and</w:t>
      </w:r>
      <w:r w:rsidR="003A5BF1" w:rsidRPr="008C009C">
        <w:rPr>
          <w:sz w:val="24"/>
        </w:rPr>
        <w:t xml:space="preserve"> in the long </w:t>
      </w:r>
      <w:r w:rsidR="00DC3CB9" w:rsidRPr="008C009C">
        <w:rPr>
          <w:sz w:val="24"/>
        </w:rPr>
        <w:t xml:space="preserve">term, they switch to another transport </w:t>
      </w:r>
      <w:r w:rsidR="003A5BF1" w:rsidRPr="008C009C">
        <w:rPr>
          <w:sz w:val="24"/>
        </w:rPr>
        <w:t>mode</w:t>
      </w:r>
      <w:r w:rsidR="00DC3CB9" w:rsidRPr="008C009C">
        <w:rPr>
          <w:sz w:val="24"/>
        </w:rPr>
        <w:t>.</w:t>
      </w:r>
      <w:r w:rsidR="003A5BF1" w:rsidRPr="008C009C">
        <w:rPr>
          <w:sz w:val="24"/>
        </w:rPr>
        <w:t xml:space="preserve"> </w:t>
      </w:r>
    </w:p>
    <w:p w14:paraId="05E7C70F" w14:textId="16315BB9" w:rsidR="00502AE7" w:rsidRPr="008C009C" w:rsidRDefault="003A5BF1" w:rsidP="00F5115B">
      <w:pPr>
        <w:ind w:firstLine="0"/>
        <w:rPr>
          <w:sz w:val="24"/>
        </w:rPr>
      </w:pPr>
      <w:r w:rsidRPr="008C009C">
        <w:rPr>
          <w:sz w:val="24"/>
          <w:shd w:val="clear" w:color="auto" w:fill="FFFFFF"/>
        </w:rPr>
        <w:t xml:space="preserve"> </w:t>
      </w:r>
    </w:p>
    <w:p w14:paraId="3EB6B1B1" w14:textId="41292D8A" w:rsidR="00036E53" w:rsidRPr="008C009C" w:rsidRDefault="00614152" w:rsidP="00B33012">
      <w:pPr>
        <w:pStyle w:val="Heading1"/>
        <w:spacing w:before="0" w:after="0"/>
        <w:rPr>
          <w:sz w:val="24"/>
        </w:rPr>
      </w:pPr>
      <w:r w:rsidRPr="008C009C">
        <w:rPr>
          <w:sz w:val="24"/>
        </w:rPr>
        <w:t>Methodology</w:t>
      </w:r>
    </w:p>
    <w:p w14:paraId="01CB9D2F" w14:textId="667C312B" w:rsidR="00036E53" w:rsidRPr="008C009C" w:rsidRDefault="005D6231" w:rsidP="001A4244">
      <w:pPr>
        <w:ind w:firstLine="0"/>
        <w:rPr>
          <w:sz w:val="24"/>
        </w:rPr>
      </w:pPr>
      <w:r w:rsidRPr="008C009C">
        <w:rPr>
          <w:sz w:val="24"/>
        </w:rPr>
        <w:t>T</w:t>
      </w:r>
      <w:r w:rsidR="00A41E5C" w:rsidRPr="008C009C">
        <w:rPr>
          <w:sz w:val="24"/>
        </w:rPr>
        <w:t>h</w:t>
      </w:r>
      <w:r w:rsidR="00653A55" w:rsidRPr="008C009C">
        <w:rPr>
          <w:sz w:val="24"/>
        </w:rPr>
        <w:t xml:space="preserve">e framework in this paper involves the use of </w:t>
      </w:r>
      <w:r w:rsidR="00A41E5C" w:rsidRPr="008C009C">
        <w:rPr>
          <w:sz w:val="24"/>
        </w:rPr>
        <w:t xml:space="preserve">static traffic assignment to compute the various impacts of </w:t>
      </w:r>
      <w:r w:rsidR="00653A55" w:rsidRPr="008C009C">
        <w:rPr>
          <w:sz w:val="24"/>
        </w:rPr>
        <w:t xml:space="preserve">a prospective </w:t>
      </w:r>
      <w:r w:rsidR="00A41E5C" w:rsidRPr="008C009C">
        <w:rPr>
          <w:sz w:val="24"/>
        </w:rPr>
        <w:t xml:space="preserve">time of day </w:t>
      </w:r>
      <w:r w:rsidR="00653A55" w:rsidRPr="008C009C">
        <w:rPr>
          <w:sz w:val="24"/>
        </w:rPr>
        <w:t xml:space="preserve">toll </w:t>
      </w:r>
      <w:r w:rsidR="00A41E5C" w:rsidRPr="008C009C">
        <w:rPr>
          <w:sz w:val="24"/>
        </w:rPr>
        <w:t xml:space="preserve">on </w:t>
      </w:r>
      <w:r w:rsidR="00653A55" w:rsidRPr="008C009C">
        <w:rPr>
          <w:sz w:val="24"/>
        </w:rPr>
        <w:t xml:space="preserve">a select portion of </w:t>
      </w:r>
      <w:r w:rsidR="00A41E5C" w:rsidRPr="008C009C">
        <w:rPr>
          <w:sz w:val="24"/>
        </w:rPr>
        <w:t xml:space="preserve">the </w:t>
      </w:r>
      <w:r w:rsidRPr="008C009C">
        <w:rPr>
          <w:sz w:val="24"/>
        </w:rPr>
        <w:t xml:space="preserve">Indiana road </w:t>
      </w:r>
      <w:r w:rsidR="00A41E5C" w:rsidRPr="008C009C">
        <w:rPr>
          <w:sz w:val="24"/>
        </w:rPr>
        <w:t xml:space="preserve">network. The overall framework is </w:t>
      </w:r>
      <w:r w:rsidR="00653A55" w:rsidRPr="008C009C">
        <w:rPr>
          <w:sz w:val="24"/>
        </w:rPr>
        <w:t>(Figure 1),</w:t>
      </w:r>
      <w:r w:rsidR="00B277A5" w:rsidRPr="008C009C">
        <w:rPr>
          <w:sz w:val="24"/>
        </w:rPr>
        <w:t xml:space="preserve"> </w:t>
      </w:r>
      <w:r w:rsidR="00653A55" w:rsidRPr="008C009C">
        <w:rPr>
          <w:sz w:val="24"/>
        </w:rPr>
        <w:t xml:space="preserve">comprises of (a) </w:t>
      </w:r>
      <w:r w:rsidR="00A41E5C" w:rsidRPr="008C009C">
        <w:rPr>
          <w:sz w:val="24"/>
        </w:rPr>
        <w:t>the statewide network level</w:t>
      </w:r>
      <w:r w:rsidR="00653A55" w:rsidRPr="008C009C">
        <w:rPr>
          <w:sz w:val="24"/>
        </w:rPr>
        <w:t xml:space="preserve"> which </w:t>
      </w:r>
      <w:r w:rsidR="00A41E5C" w:rsidRPr="008C009C">
        <w:rPr>
          <w:sz w:val="24"/>
        </w:rPr>
        <w:t>focus</w:t>
      </w:r>
      <w:r w:rsidR="00653A55" w:rsidRPr="008C009C">
        <w:rPr>
          <w:sz w:val="24"/>
        </w:rPr>
        <w:t>es</w:t>
      </w:r>
      <w:r w:rsidR="00A41E5C" w:rsidRPr="008C009C">
        <w:rPr>
          <w:sz w:val="24"/>
        </w:rPr>
        <w:t xml:space="preserve"> on the statewide travel demand modeling</w:t>
      </w:r>
      <w:r w:rsidR="00653A55" w:rsidRPr="008C009C">
        <w:rPr>
          <w:sz w:val="24"/>
        </w:rPr>
        <w:t xml:space="preserve"> and (b)</w:t>
      </w:r>
      <w:r w:rsidR="00A41E5C" w:rsidRPr="008C009C">
        <w:rPr>
          <w:sz w:val="24"/>
        </w:rPr>
        <w:t xml:space="preserve"> the subarea network level</w:t>
      </w:r>
      <w:r w:rsidR="00653A55" w:rsidRPr="008C009C">
        <w:rPr>
          <w:sz w:val="24"/>
        </w:rPr>
        <w:t xml:space="preserve"> which addresses the </w:t>
      </w:r>
      <w:r w:rsidR="00583439" w:rsidRPr="008C009C">
        <w:rPr>
          <w:sz w:val="24"/>
        </w:rPr>
        <w:t>TOD</w:t>
      </w:r>
      <w:r w:rsidR="00A41E5C" w:rsidRPr="008C009C">
        <w:rPr>
          <w:sz w:val="24"/>
        </w:rPr>
        <w:t xml:space="preserve"> tolling implementation on the subarea of interest.</w:t>
      </w:r>
    </w:p>
    <w:p w14:paraId="5F0D37AF" w14:textId="77777777" w:rsidR="00F83343" w:rsidRPr="008C009C" w:rsidRDefault="00F83343" w:rsidP="001A4244">
      <w:pPr>
        <w:ind w:firstLine="0"/>
        <w:rPr>
          <w:sz w:val="24"/>
        </w:rPr>
      </w:pPr>
    </w:p>
    <w:p w14:paraId="4E10E322" w14:textId="36F3DD97" w:rsidR="00F5115B" w:rsidRPr="008C009C" w:rsidRDefault="00F5115B" w:rsidP="00F83343">
      <w:pPr>
        <w:pStyle w:val="Heading2"/>
        <w:spacing w:before="0" w:after="0"/>
        <w:ind w:left="0" w:firstLine="0"/>
        <w:rPr>
          <w:sz w:val="24"/>
        </w:rPr>
      </w:pPr>
      <w:r w:rsidRPr="008C009C">
        <w:rPr>
          <w:sz w:val="24"/>
        </w:rPr>
        <w:lastRenderedPageBreak/>
        <w:t>Travel Demand Modeling</w:t>
      </w:r>
      <w:r w:rsidR="00893DFC" w:rsidRPr="008C009C">
        <w:rPr>
          <w:sz w:val="24"/>
        </w:rPr>
        <w:t xml:space="preserve"> for the Overall Jurisdiction</w:t>
      </w:r>
    </w:p>
    <w:p w14:paraId="7B59CB4B" w14:textId="459512B5" w:rsidR="00036E53" w:rsidRPr="008C009C" w:rsidRDefault="00A01C57" w:rsidP="00F40EF0">
      <w:pPr>
        <w:ind w:firstLine="0"/>
        <w:rPr>
          <w:spacing w:val="-2"/>
          <w:sz w:val="24"/>
        </w:rPr>
      </w:pPr>
      <w:r>
        <w:rPr>
          <w:spacing w:val="-2"/>
          <w:sz w:val="24"/>
        </w:rPr>
        <w:t xml:space="preserve">The step involves the use of an appropriate </w:t>
      </w:r>
      <w:r w:rsidRPr="008C009C">
        <w:rPr>
          <w:spacing w:val="-2"/>
          <w:sz w:val="24"/>
        </w:rPr>
        <w:t xml:space="preserve">travel demand model </w:t>
      </w:r>
      <w:r>
        <w:rPr>
          <w:spacing w:val="-2"/>
          <w:sz w:val="24"/>
        </w:rPr>
        <w:t>that draws on an underlying database of roads on the jurisdiction where the toll road is located.</w:t>
      </w:r>
      <w:r w:rsidR="00893DFC" w:rsidRPr="008C009C">
        <w:rPr>
          <w:spacing w:val="-2"/>
          <w:sz w:val="24"/>
        </w:rPr>
        <w:t xml:space="preserve"> </w:t>
      </w:r>
      <w:r w:rsidR="00B576FA">
        <w:rPr>
          <w:spacing w:val="-2"/>
          <w:sz w:val="24"/>
        </w:rPr>
        <w:t xml:space="preserve">Key elements of the travel demand model are that it has (a) </w:t>
      </w:r>
      <w:proofErr w:type="spellStart"/>
      <w:r w:rsidR="00B576FA">
        <w:rPr>
          <w:spacing w:val="-2"/>
          <w:sz w:val="24"/>
        </w:rPr>
        <w:t>a</w:t>
      </w:r>
      <w:proofErr w:type="spellEnd"/>
      <w:r w:rsidR="00B576FA">
        <w:rPr>
          <w:spacing w:val="-2"/>
          <w:sz w:val="24"/>
        </w:rPr>
        <w:t xml:space="preserve"> road </w:t>
      </w:r>
      <w:r w:rsidR="00893DFC" w:rsidRPr="008C009C">
        <w:rPr>
          <w:spacing w:val="-2"/>
          <w:sz w:val="24"/>
        </w:rPr>
        <w:t>n</w:t>
      </w:r>
      <w:r w:rsidR="00F5115B" w:rsidRPr="008C009C">
        <w:rPr>
          <w:spacing w:val="-2"/>
          <w:sz w:val="24"/>
        </w:rPr>
        <w:t>etwork and traffic analysis zone</w:t>
      </w:r>
      <w:r w:rsidR="00B576FA">
        <w:rPr>
          <w:spacing w:val="-2"/>
          <w:sz w:val="24"/>
        </w:rPr>
        <w:t>s including road in</w:t>
      </w:r>
      <w:r w:rsidR="00F5115B" w:rsidRPr="008C009C">
        <w:rPr>
          <w:spacing w:val="-2"/>
          <w:sz w:val="24"/>
        </w:rPr>
        <w:t xml:space="preserve">ventory </w:t>
      </w:r>
      <w:r w:rsidR="00B576FA">
        <w:rPr>
          <w:spacing w:val="-2"/>
          <w:sz w:val="24"/>
        </w:rPr>
        <w:t>d</w:t>
      </w:r>
      <w:r w:rsidR="00F5115B" w:rsidRPr="008C009C">
        <w:rPr>
          <w:spacing w:val="-2"/>
          <w:sz w:val="24"/>
        </w:rPr>
        <w:t xml:space="preserve">ata </w:t>
      </w:r>
      <w:r w:rsidR="00B576FA">
        <w:rPr>
          <w:spacing w:val="-2"/>
          <w:sz w:val="24"/>
        </w:rPr>
        <w:t xml:space="preserve">at </w:t>
      </w:r>
      <w:r w:rsidR="00F5115B" w:rsidRPr="008C009C">
        <w:rPr>
          <w:spacing w:val="-2"/>
          <w:sz w:val="24"/>
        </w:rPr>
        <w:t xml:space="preserve">each year </w:t>
      </w:r>
      <w:r w:rsidR="00B576FA">
        <w:rPr>
          <w:spacing w:val="-2"/>
          <w:sz w:val="24"/>
        </w:rPr>
        <w:t>(b)</w:t>
      </w:r>
      <w:r w:rsidR="00F5115B" w:rsidRPr="008C009C">
        <w:rPr>
          <w:spacing w:val="-2"/>
          <w:sz w:val="24"/>
        </w:rPr>
        <w:t xml:space="preserve"> </w:t>
      </w:r>
      <w:r w:rsidR="00893DFC" w:rsidRPr="008C009C">
        <w:rPr>
          <w:spacing w:val="-2"/>
          <w:sz w:val="24"/>
        </w:rPr>
        <w:t>t</w:t>
      </w:r>
      <w:r w:rsidR="00F5115B" w:rsidRPr="008C009C">
        <w:rPr>
          <w:spacing w:val="-2"/>
          <w:sz w:val="24"/>
        </w:rPr>
        <w:t>raffic signal</w:t>
      </w:r>
      <w:r w:rsidR="00B576FA">
        <w:rPr>
          <w:spacing w:val="-2"/>
          <w:sz w:val="24"/>
        </w:rPr>
        <w:t xml:space="preserve"> </w:t>
      </w:r>
      <w:r w:rsidR="00F5115B" w:rsidRPr="008C009C">
        <w:rPr>
          <w:spacing w:val="-2"/>
          <w:sz w:val="24"/>
        </w:rPr>
        <w:t>locations</w:t>
      </w:r>
      <w:r w:rsidR="00B576FA">
        <w:rPr>
          <w:spacing w:val="-2"/>
          <w:sz w:val="24"/>
        </w:rPr>
        <w:t>,</w:t>
      </w:r>
      <w:r w:rsidR="00F5115B" w:rsidRPr="008C009C">
        <w:rPr>
          <w:spacing w:val="-2"/>
          <w:sz w:val="24"/>
        </w:rPr>
        <w:t xml:space="preserve"> for estimating </w:t>
      </w:r>
      <w:r w:rsidR="00893DFC" w:rsidRPr="008C009C">
        <w:rPr>
          <w:spacing w:val="-2"/>
          <w:sz w:val="24"/>
        </w:rPr>
        <w:t xml:space="preserve">a </w:t>
      </w:r>
      <w:r w:rsidR="00F5115B" w:rsidRPr="008C009C">
        <w:rPr>
          <w:spacing w:val="-2"/>
          <w:sz w:val="24"/>
        </w:rPr>
        <w:t xml:space="preserve">realistic </w:t>
      </w:r>
      <w:r w:rsidR="00893DFC" w:rsidRPr="008C009C">
        <w:rPr>
          <w:spacing w:val="-2"/>
          <w:sz w:val="24"/>
        </w:rPr>
        <w:t xml:space="preserve">value for </w:t>
      </w:r>
      <w:r w:rsidR="00F5115B" w:rsidRPr="008C009C">
        <w:rPr>
          <w:spacing w:val="-2"/>
          <w:sz w:val="24"/>
        </w:rPr>
        <w:t>link impedance</w:t>
      </w:r>
      <w:r w:rsidR="00B576FA">
        <w:rPr>
          <w:spacing w:val="-2"/>
          <w:sz w:val="24"/>
        </w:rPr>
        <w:t>s</w:t>
      </w:r>
      <w:r w:rsidR="00893DFC" w:rsidRPr="008C009C">
        <w:rPr>
          <w:spacing w:val="-2"/>
          <w:sz w:val="24"/>
        </w:rPr>
        <w:t>, (</w:t>
      </w:r>
      <w:r w:rsidR="00B576FA">
        <w:rPr>
          <w:spacing w:val="-2"/>
          <w:sz w:val="24"/>
        </w:rPr>
        <w:t>c</w:t>
      </w:r>
      <w:r w:rsidR="00F5115B" w:rsidRPr="008C009C">
        <w:rPr>
          <w:spacing w:val="-2"/>
          <w:sz w:val="24"/>
        </w:rPr>
        <w:t xml:space="preserve">) </w:t>
      </w:r>
      <w:r w:rsidR="00893DFC" w:rsidRPr="008C009C">
        <w:rPr>
          <w:spacing w:val="-2"/>
          <w:sz w:val="24"/>
        </w:rPr>
        <w:t>t</w:t>
      </w:r>
      <w:r w:rsidR="00F5115B" w:rsidRPr="008C009C">
        <w:rPr>
          <w:spacing w:val="-2"/>
          <w:sz w:val="24"/>
        </w:rPr>
        <w:t>rip generation models</w:t>
      </w:r>
      <w:r w:rsidR="00B576FA">
        <w:rPr>
          <w:spacing w:val="-2"/>
          <w:sz w:val="24"/>
        </w:rPr>
        <w:t xml:space="preserve"> that are based on recent </w:t>
      </w:r>
      <w:r w:rsidR="00F5115B" w:rsidRPr="008C009C">
        <w:rPr>
          <w:spacing w:val="-2"/>
          <w:sz w:val="24"/>
        </w:rPr>
        <w:t>census data</w:t>
      </w:r>
      <w:r w:rsidR="00893DFC" w:rsidRPr="008C009C">
        <w:rPr>
          <w:spacing w:val="-2"/>
          <w:sz w:val="24"/>
        </w:rPr>
        <w:t>, (</w:t>
      </w:r>
      <w:r w:rsidR="00B576FA">
        <w:rPr>
          <w:spacing w:val="-2"/>
          <w:sz w:val="24"/>
        </w:rPr>
        <w:t>d</w:t>
      </w:r>
      <w:r w:rsidR="00F5115B" w:rsidRPr="008C009C">
        <w:rPr>
          <w:spacing w:val="-2"/>
          <w:sz w:val="24"/>
        </w:rPr>
        <w:t>) Gravity model factors</w:t>
      </w:r>
      <w:r w:rsidR="00B576FA">
        <w:rPr>
          <w:spacing w:val="-2"/>
          <w:sz w:val="24"/>
        </w:rPr>
        <w:t xml:space="preserve"> including updated </w:t>
      </w:r>
      <w:r w:rsidR="00F5115B" w:rsidRPr="008C009C">
        <w:rPr>
          <w:spacing w:val="-2"/>
          <w:sz w:val="24"/>
        </w:rPr>
        <w:t>friction factor curves to</w:t>
      </w:r>
      <w:r w:rsidR="00893DFC" w:rsidRPr="008C009C">
        <w:rPr>
          <w:spacing w:val="-2"/>
          <w:sz w:val="24"/>
        </w:rPr>
        <w:t xml:space="preserve"> reflect the </w:t>
      </w:r>
      <w:r w:rsidR="00B576FA">
        <w:rPr>
          <w:spacing w:val="-2"/>
          <w:sz w:val="24"/>
        </w:rPr>
        <w:t>current or forecast transportation network</w:t>
      </w:r>
      <w:r w:rsidR="00893DFC" w:rsidRPr="008C009C">
        <w:rPr>
          <w:spacing w:val="-2"/>
          <w:sz w:val="24"/>
        </w:rPr>
        <w:t>,</w:t>
      </w:r>
      <w:r w:rsidR="00F5115B" w:rsidRPr="008C009C">
        <w:rPr>
          <w:spacing w:val="-2"/>
          <w:sz w:val="24"/>
        </w:rPr>
        <w:t xml:space="preserve"> </w:t>
      </w:r>
      <w:r w:rsidR="00B576FA">
        <w:rPr>
          <w:spacing w:val="-2"/>
          <w:sz w:val="24"/>
        </w:rPr>
        <w:t>(e</w:t>
      </w:r>
      <w:r w:rsidR="00F5115B" w:rsidRPr="008C009C">
        <w:rPr>
          <w:spacing w:val="-2"/>
          <w:sz w:val="24"/>
        </w:rPr>
        <w:t xml:space="preserve">) </w:t>
      </w:r>
      <w:r w:rsidR="00893DFC" w:rsidRPr="008C009C">
        <w:rPr>
          <w:spacing w:val="-2"/>
          <w:sz w:val="24"/>
        </w:rPr>
        <w:t>t</w:t>
      </w:r>
      <w:r w:rsidR="00B576FA">
        <w:rPr>
          <w:spacing w:val="-2"/>
          <w:sz w:val="24"/>
        </w:rPr>
        <w:t>rip assignment that involves m</w:t>
      </w:r>
      <w:r w:rsidR="00F5115B" w:rsidRPr="008C009C">
        <w:rPr>
          <w:spacing w:val="-2"/>
          <w:sz w:val="24"/>
        </w:rPr>
        <w:t>ultiple volume-delay functions.</w:t>
      </w:r>
    </w:p>
    <w:p w14:paraId="6E1807B2" w14:textId="77777777" w:rsidR="00C4220F" w:rsidRPr="008C009C" w:rsidRDefault="00C4220F" w:rsidP="00C4220F">
      <w:pPr>
        <w:rPr>
          <w:sz w:val="24"/>
        </w:rPr>
      </w:pPr>
    </w:p>
    <w:p w14:paraId="2AEC1F4B" w14:textId="77777777" w:rsidR="00C4220F" w:rsidRPr="008C009C" w:rsidRDefault="00C4220F" w:rsidP="00C4220F">
      <w:pPr>
        <w:pStyle w:val="Heading2"/>
        <w:spacing w:before="0" w:after="0"/>
        <w:rPr>
          <w:spacing w:val="-2"/>
          <w:sz w:val="24"/>
        </w:rPr>
      </w:pPr>
      <w:r w:rsidRPr="008C009C">
        <w:rPr>
          <w:spacing w:val="-2"/>
          <w:sz w:val="24"/>
        </w:rPr>
        <w:t>Modeling the Subarea TOD Tolling</w:t>
      </w:r>
    </w:p>
    <w:p w14:paraId="3F793BD0" w14:textId="727385EB" w:rsidR="00C4220F" w:rsidRPr="008C009C" w:rsidRDefault="00C4220F" w:rsidP="00C4220F">
      <w:pPr>
        <w:ind w:firstLine="0"/>
        <w:rPr>
          <w:spacing w:val="-2"/>
          <w:sz w:val="24"/>
        </w:rPr>
      </w:pPr>
      <w:r w:rsidRPr="008C009C">
        <w:rPr>
          <w:spacing w:val="-2"/>
          <w:sz w:val="24"/>
        </w:rPr>
        <w:t xml:space="preserve">The travel demand model is designed to report daily auto and truck volumes assigned to the network. However, to accurately determine the TOD tolling impact (particularly in terms of mobility and revenue), there is a need for the proposed model to report the traffic volumes at each time of day (for example, the AM peak period, AM off-peak period, PM peak period, or the PM off-peak period) for each link in the subnetwork. The directional traffic volume can be estimated from the total traffic volume and directional factors. To achieve the traffic assignment at the desired periods, two procedures were used (a) </w:t>
      </w:r>
      <w:proofErr w:type="spellStart"/>
      <w:r w:rsidRPr="008C009C">
        <w:rPr>
          <w:spacing w:val="-2"/>
          <w:sz w:val="24"/>
        </w:rPr>
        <w:t>a</w:t>
      </w:r>
      <w:proofErr w:type="spellEnd"/>
      <w:r w:rsidRPr="008C009C">
        <w:rPr>
          <w:spacing w:val="-2"/>
          <w:sz w:val="24"/>
        </w:rPr>
        <w:t xml:space="preserve"> TOD trip table generation procedure: an OD trip table that contains the travel demand of different vehicles (autos and trucks) for the TOD was created, and (b) a traffic assignment procedure: the directional link-based traffic volume of each link in the subarea needs to be determined based on the TOD trip table. </w:t>
      </w:r>
    </w:p>
    <w:p w14:paraId="28F883EA" w14:textId="25BE5165" w:rsidR="00C4220F" w:rsidRPr="008C009C" w:rsidRDefault="00C4220F" w:rsidP="00C4220F">
      <w:pPr>
        <w:rPr>
          <w:spacing w:val="-2"/>
          <w:sz w:val="24"/>
        </w:rPr>
      </w:pPr>
      <w:r w:rsidRPr="008C009C">
        <w:rPr>
          <w:spacing w:val="-2"/>
          <w:sz w:val="24"/>
        </w:rPr>
        <w:t xml:space="preserve">Traffic assignment is carried out for autos and trucks in each TOD period using the Multi-Modal Multi-Class Assignment (MMA) function, a built-in function of </w:t>
      </w:r>
      <w:proofErr w:type="spellStart"/>
      <w:r w:rsidRPr="008C009C">
        <w:rPr>
          <w:spacing w:val="-2"/>
          <w:sz w:val="24"/>
        </w:rPr>
        <w:t>TransCAD</w:t>
      </w:r>
      <w:proofErr w:type="spellEnd"/>
      <w:r w:rsidRPr="008C009C">
        <w:rPr>
          <w:spacing w:val="-2"/>
          <w:sz w:val="24"/>
        </w:rPr>
        <w:t xml:space="preserve"> 7</w:t>
      </w:r>
      <w:r w:rsidR="00F40EF0">
        <w:rPr>
          <w:spacing w:val="-2"/>
          <w:sz w:val="24"/>
        </w:rPr>
        <w:t>.</w:t>
      </w:r>
      <w:r w:rsidRPr="008C009C">
        <w:rPr>
          <w:spacing w:val="-2"/>
          <w:sz w:val="24"/>
        </w:rPr>
        <w:t xml:space="preserve"> This </w:t>
      </w:r>
      <w:r w:rsidR="00F40EF0">
        <w:rPr>
          <w:spacing w:val="-2"/>
          <w:sz w:val="24"/>
        </w:rPr>
        <w:t>tra</w:t>
      </w:r>
      <w:r w:rsidRPr="008C009C">
        <w:rPr>
          <w:spacing w:val="-2"/>
          <w:sz w:val="24"/>
        </w:rPr>
        <w:t xml:space="preserve">ffic assignment model based on the generalized cost differentiated by individual modes and user classes (vehicle types). Other assignment models exist in </w:t>
      </w:r>
      <w:proofErr w:type="spellStart"/>
      <w:r w:rsidRPr="008C009C">
        <w:rPr>
          <w:spacing w:val="-2"/>
          <w:sz w:val="24"/>
        </w:rPr>
        <w:t>TransCAD</w:t>
      </w:r>
      <w:proofErr w:type="spellEnd"/>
      <w:r w:rsidRPr="008C009C">
        <w:rPr>
          <w:spacing w:val="-2"/>
          <w:sz w:val="24"/>
        </w:rPr>
        <w:t xml:space="preserve"> 7; however, MMA was chosen because it can help to avoid the issue of loading all </w:t>
      </w:r>
      <w:r w:rsidRPr="008C009C">
        <w:rPr>
          <w:spacing w:val="-2"/>
          <w:sz w:val="24"/>
          <w:lang w:eastAsia="en-CA"/>
        </w:rPr>
        <w:t xml:space="preserve">vehicle classes to the network at the same time. Furthermore, to be </w:t>
      </w:r>
      <w:r w:rsidRPr="008C009C">
        <w:rPr>
          <w:spacing w:val="-2"/>
          <w:sz w:val="24"/>
        </w:rPr>
        <w:t>consistent with the existing model structure, the generalized cost is calculated in MMA using the travel time and toll costs, and is then used to execute the trip distribution and traffic assignment.</w:t>
      </w:r>
    </w:p>
    <w:p w14:paraId="60E96A51" w14:textId="77777777" w:rsidR="00C4220F" w:rsidRPr="008C009C" w:rsidRDefault="00C4220F" w:rsidP="00C4220F">
      <w:pPr>
        <w:rPr>
          <w:sz w:val="24"/>
        </w:rPr>
      </w:pPr>
      <w:r w:rsidRPr="008C009C">
        <w:rPr>
          <w:spacing w:val="-2"/>
          <w:sz w:val="24"/>
        </w:rPr>
        <w:t xml:space="preserve">The TOD tolling is implemented on the network by inputting the toll costs for each corridor, trip purpose and vehicle type. The first step in the TOD tolling implementation involves skimming the subarea based on free-flow time, and the associated toll costs along the links, using the Toll Shortest Path functionality in </w:t>
      </w:r>
      <w:proofErr w:type="spellStart"/>
      <w:r w:rsidRPr="008C009C">
        <w:rPr>
          <w:spacing w:val="-2"/>
          <w:sz w:val="24"/>
        </w:rPr>
        <w:t>TransCAD</w:t>
      </w:r>
      <w:proofErr w:type="spellEnd"/>
      <w:r w:rsidRPr="008C009C">
        <w:rPr>
          <w:spacing w:val="-2"/>
          <w:sz w:val="24"/>
        </w:rPr>
        <w:t xml:space="preserve"> 7. Next, the toll costs are converted to time units via purpose-specific value-of-time (VOT) which is also used in traffic assignment process. Then the specific generalized cost impedances based on the travel time plus the converted toll time (Toll cost/VOT) are determined. Finally, these generalized cost impedances are used in the MMA gravity model. After the traffic assignment, the results are collated to carry out the impact analysis. Figure 1 presents the steps for the TOD tolling implementation. </w:t>
      </w:r>
    </w:p>
    <w:p w14:paraId="162786B1" w14:textId="3E4E4296" w:rsidR="007B658E" w:rsidRPr="008C009C" w:rsidRDefault="00B43143" w:rsidP="00A95889">
      <w:pPr>
        <w:ind w:firstLine="0"/>
        <w:jc w:val="center"/>
        <w:rPr>
          <w:sz w:val="24"/>
        </w:rPr>
      </w:pPr>
      <w:r w:rsidRPr="008C009C">
        <w:rPr>
          <w:noProof/>
          <w:sz w:val="24"/>
          <w:lang w:eastAsia="en-US"/>
        </w:rPr>
        <w:lastRenderedPageBreak/>
        <w:drawing>
          <wp:inline distT="0" distB="0" distL="0" distR="0" wp14:anchorId="624F74FF" wp14:editId="70E5C299">
            <wp:extent cx="5174653" cy="2872596"/>
            <wp:effectExtent l="0" t="0" r="698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4C49B1.tmp"/>
                    <pic:cNvPicPr/>
                  </pic:nvPicPr>
                  <pic:blipFill>
                    <a:blip r:embed="rId10">
                      <a:extLst>
                        <a:ext uri="{28A0092B-C50C-407E-A947-70E740481C1C}">
                          <a14:useLocalDpi xmlns:a14="http://schemas.microsoft.com/office/drawing/2010/main" val="0"/>
                        </a:ext>
                      </a:extLst>
                    </a:blip>
                    <a:stretch>
                      <a:fillRect/>
                    </a:stretch>
                  </pic:blipFill>
                  <pic:spPr>
                    <a:xfrm>
                      <a:off x="0" y="0"/>
                      <a:ext cx="5179026" cy="2875023"/>
                    </a:xfrm>
                    <a:prstGeom prst="rect">
                      <a:avLst/>
                    </a:prstGeom>
                    <a:ln w="12700">
                      <a:noFill/>
                    </a:ln>
                  </pic:spPr>
                </pic:pic>
              </a:graphicData>
            </a:graphic>
          </wp:inline>
        </w:drawing>
      </w:r>
    </w:p>
    <w:p w14:paraId="4D06C922" w14:textId="77777777" w:rsidR="00AC0E76" w:rsidRDefault="00AC0E76" w:rsidP="00AC0E76">
      <w:pPr>
        <w:pStyle w:val="Caption"/>
      </w:pPr>
      <w:bookmarkStart w:id="8" w:name="_Ref455953566"/>
      <w:bookmarkStart w:id="9" w:name="_Ref455953559"/>
    </w:p>
    <w:p w14:paraId="334F25DE" w14:textId="516EEAC4" w:rsidR="00F5115B" w:rsidRPr="008C009C" w:rsidRDefault="00CF0737" w:rsidP="00AC0E76">
      <w:pPr>
        <w:pStyle w:val="Caption"/>
      </w:pPr>
      <w:r w:rsidRPr="008C009C">
        <w:t>FIGURE</w:t>
      </w:r>
      <w:bookmarkEnd w:id="8"/>
      <w:r w:rsidR="00AC0E76">
        <w:t xml:space="preserve"> 1</w:t>
      </w:r>
      <w:r w:rsidRPr="008C009C">
        <w:t xml:space="preserve"> Overall framework for </w:t>
      </w:r>
      <w:r w:rsidR="00893DFC" w:rsidRPr="008C009C">
        <w:t xml:space="preserve">analyzing the </w:t>
      </w:r>
      <w:r w:rsidRPr="008C009C">
        <w:t>impact</w:t>
      </w:r>
      <w:r w:rsidR="00893DFC" w:rsidRPr="008C009C">
        <w:t>s</w:t>
      </w:r>
      <w:r w:rsidRPr="008C009C">
        <w:t xml:space="preserve"> of the </w:t>
      </w:r>
      <w:r w:rsidR="00583439" w:rsidRPr="008C009C">
        <w:t>TOD</w:t>
      </w:r>
      <w:r w:rsidRPr="008C009C">
        <w:t xml:space="preserve"> </w:t>
      </w:r>
      <w:bookmarkEnd w:id="9"/>
      <w:r w:rsidR="00221A98" w:rsidRPr="008C009C">
        <w:t>tolling</w:t>
      </w:r>
    </w:p>
    <w:p w14:paraId="00403355" w14:textId="79CA3DEA" w:rsidR="005A293C" w:rsidRPr="008C009C" w:rsidRDefault="005A293C" w:rsidP="005A293C">
      <w:pPr>
        <w:rPr>
          <w:sz w:val="24"/>
        </w:rPr>
      </w:pPr>
    </w:p>
    <w:p w14:paraId="15DD7F04" w14:textId="77777777" w:rsidR="00036E53" w:rsidRPr="008C009C" w:rsidRDefault="00036E53" w:rsidP="00B33012">
      <w:pPr>
        <w:pStyle w:val="Heading1"/>
        <w:spacing w:before="0" w:after="0"/>
        <w:rPr>
          <w:sz w:val="24"/>
        </w:rPr>
      </w:pPr>
      <w:r w:rsidRPr="008C009C">
        <w:rPr>
          <w:sz w:val="24"/>
        </w:rPr>
        <w:t>Case study</w:t>
      </w:r>
    </w:p>
    <w:p w14:paraId="6678D477" w14:textId="6706DC6D" w:rsidR="00036E53" w:rsidRPr="007E732B" w:rsidRDefault="00280BFE" w:rsidP="007E732B">
      <w:pPr>
        <w:ind w:firstLine="0"/>
        <w:rPr>
          <w:sz w:val="24"/>
        </w:rPr>
      </w:pPr>
      <w:r w:rsidRPr="008C009C">
        <w:rPr>
          <w:sz w:val="24"/>
        </w:rPr>
        <w:t>The case study involves Interstate 465 (I-465) which has a total length of about 57.5 miles (92 km) and has major interchanges not only with other major interstate highways but also major high-volume arterials in the Indianapolis region. Due to the “crossroads” nature of its location, I-465 continues to experience sustained and significant growth in travel demand, and recurring congestion of traffic has been observed at some road segments that are directly connected to I-465. To address this problem, the Indiana Department of Transportation (INDOT) is carrying out</w:t>
      </w:r>
      <w:r w:rsidR="007E732B">
        <w:rPr>
          <w:sz w:val="24"/>
        </w:rPr>
        <w:t xml:space="preserve">, among other initiatives, </w:t>
      </w:r>
      <w:r w:rsidRPr="008C009C">
        <w:rPr>
          <w:sz w:val="24"/>
        </w:rPr>
        <w:t xml:space="preserve">tolling the I-465 corridor. Therefore, this case study investigates the feasibility of tolling the I-465 and it is also sought to assess the potential impacts of various tolling scenarios on the roads in the neighboring nine-county region. </w:t>
      </w:r>
      <w:r w:rsidR="00A01C57" w:rsidRPr="008C009C">
        <w:rPr>
          <w:spacing w:val="-2"/>
          <w:sz w:val="24"/>
        </w:rPr>
        <w:t>The Indiana Statewide Travel Demand Model (ISTDM) Version 6 was used</w:t>
      </w:r>
      <w:r w:rsidR="00A01C57">
        <w:rPr>
          <w:spacing w:val="-2"/>
          <w:sz w:val="24"/>
        </w:rPr>
        <w:t xml:space="preserve"> for the analysis</w:t>
      </w:r>
      <w:r w:rsidR="00A01C57" w:rsidRPr="008C009C">
        <w:rPr>
          <w:spacing w:val="-2"/>
          <w:sz w:val="24"/>
        </w:rPr>
        <w:t xml:space="preserve">. This model </w:t>
      </w:r>
      <w:r w:rsidR="00A01C57">
        <w:rPr>
          <w:spacing w:val="-2"/>
          <w:sz w:val="24"/>
        </w:rPr>
        <w:t xml:space="preserve">uses an underlying database of the </w:t>
      </w:r>
      <w:r w:rsidR="00A01C57" w:rsidRPr="008C009C">
        <w:rPr>
          <w:spacing w:val="-2"/>
          <w:sz w:val="24"/>
        </w:rPr>
        <w:t>state highways, county roads, and local street networks in all ninety-two counties (or 4,831 TAZs)</w:t>
      </w:r>
      <w:r w:rsidR="00A01C57">
        <w:rPr>
          <w:spacing w:val="-2"/>
          <w:sz w:val="24"/>
        </w:rPr>
        <w:t xml:space="preserve"> in the state</w:t>
      </w:r>
      <w:r w:rsidR="00A01C57" w:rsidRPr="008C009C">
        <w:rPr>
          <w:spacing w:val="-2"/>
          <w:sz w:val="24"/>
        </w:rPr>
        <w:t xml:space="preserve">. ISTDM is the main modeling tool used at the highway agency to assess its system performance, long-range plans and system-level projects at the statewide level. Some ISTDM features are: (1) network and traffic analysis zone (TAZ) developments: INDOT’s Road Inventory Data (RID) for each year is attached to the roadways network. The TAZ structure is refined by adding a significant number of TAZs in Indiana. </w:t>
      </w:r>
      <w:r w:rsidR="000E2A2A" w:rsidRPr="008C009C">
        <w:rPr>
          <w:sz w:val="24"/>
        </w:rPr>
        <w:t xml:space="preserve">The following section presents </w:t>
      </w:r>
      <w:r w:rsidR="005D6231" w:rsidRPr="008C009C">
        <w:rPr>
          <w:sz w:val="24"/>
        </w:rPr>
        <w:t xml:space="preserve">the </w:t>
      </w:r>
      <w:r w:rsidR="00AB2600" w:rsidRPr="008C009C">
        <w:rPr>
          <w:sz w:val="24"/>
        </w:rPr>
        <w:t xml:space="preserve">results </w:t>
      </w:r>
      <w:r w:rsidR="00DC0C47" w:rsidRPr="008C009C">
        <w:rPr>
          <w:sz w:val="24"/>
        </w:rPr>
        <w:t xml:space="preserve">from the analysis on I-465 and </w:t>
      </w:r>
      <w:r w:rsidRPr="008C009C">
        <w:rPr>
          <w:sz w:val="24"/>
        </w:rPr>
        <w:t xml:space="preserve">its surrounding </w:t>
      </w:r>
      <w:r w:rsidR="005A428C" w:rsidRPr="008C009C">
        <w:rPr>
          <w:sz w:val="24"/>
        </w:rPr>
        <w:t>nine</w:t>
      </w:r>
      <w:r w:rsidRPr="008C009C">
        <w:rPr>
          <w:sz w:val="24"/>
        </w:rPr>
        <w:t>-</w:t>
      </w:r>
      <w:r w:rsidR="00DC0C47" w:rsidRPr="008C009C">
        <w:rPr>
          <w:sz w:val="24"/>
        </w:rPr>
        <w:t>count</w:t>
      </w:r>
      <w:r w:rsidRPr="008C009C">
        <w:rPr>
          <w:sz w:val="24"/>
        </w:rPr>
        <w:t xml:space="preserve">y region, </w:t>
      </w:r>
      <w:r w:rsidR="00AB2600" w:rsidRPr="008C009C">
        <w:rPr>
          <w:sz w:val="24"/>
        </w:rPr>
        <w:t xml:space="preserve">and </w:t>
      </w:r>
      <w:r w:rsidR="005D6231" w:rsidRPr="008C009C">
        <w:rPr>
          <w:sz w:val="24"/>
        </w:rPr>
        <w:t xml:space="preserve">a discussion of the </w:t>
      </w:r>
      <w:r w:rsidR="00AB2600" w:rsidRPr="008C009C">
        <w:rPr>
          <w:sz w:val="24"/>
        </w:rPr>
        <w:t>insights</w:t>
      </w:r>
      <w:r w:rsidRPr="008C009C">
        <w:rPr>
          <w:sz w:val="24"/>
        </w:rPr>
        <w:t xml:space="preserve"> earned from the analysis</w:t>
      </w:r>
      <w:r w:rsidR="000E2A2A" w:rsidRPr="008C009C">
        <w:rPr>
          <w:sz w:val="24"/>
        </w:rPr>
        <w:t>.</w:t>
      </w:r>
    </w:p>
    <w:p w14:paraId="447BBBFC" w14:textId="77777777" w:rsidR="00AF4D2A" w:rsidRPr="008C009C" w:rsidRDefault="00AF4D2A" w:rsidP="00B33012">
      <w:pPr>
        <w:rPr>
          <w:sz w:val="24"/>
        </w:rPr>
      </w:pPr>
    </w:p>
    <w:p w14:paraId="59E79BD2" w14:textId="01CC91D4" w:rsidR="00036E53" w:rsidRPr="008C009C" w:rsidRDefault="00036E53" w:rsidP="00B33012">
      <w:pPr>
        <w:pStyle w:val="Heading1"/>
        <w:spacing w:before="0" w:after="0"/>
        <w:rPr>
          <w:sz w:val="24"/>
        </w:rPr>
      </w:pPr>
      <w:r w:rsidRPr="008C009C">
        <w:rPr>
          <w:sz w:val="24"/>
        </w:rPr>
        <w:t>results</w:t>
      </w:r>
      <w:r w:rsidR="0012797C" w:rsidRPr="008C009C">
        <w:rPr>
          <w:sz w:val="24"/>
        </w:rPr>
        <w:t xml:space="preserve"> and insights</w:t>
      </w:r>
    </w:p>
    <w:p w14:paraId="34A8A4A5" w14:textId="293C6E58" w:rsidR="00130D03" w:rsidRPr="008C009C" w:rsidRDefault="004E783B" w:rsidP="00A95889">
      <w:pPr>
        <w:ind w:firstLine="0"/>
        <w:rPr>
          <w:sz w:val="24"/>
        </w:rPr>
      </w:pPr>
      <w:r w:rsidRPr="008C009C">
        <w:rPr>
          <w:sz w:val="24"/>
        </w:rPr>
        <w:t xml:space="preserve">Multiple scenarios were established for </w:t>
      </w:r>
      <w:r w:rsidR="00130D03" w:rsidRPr="008C009C">
        <w:rPr>
          <w:sz w:val="24"/>
        </w:rPr>
        <w:t>the analysis</w:t>
      </w:r>
      <w:r w:rsidRPr="008C009C">
        <w:rPr>
          <w:sz w:val="24"/>
        </w:rPr>
        <w:t xml:space="preserve">. The truck toll rates are assumed to be double that of autos. In addition, the rates in off-peak hours are half of </w:t>
      </w:r>
      <w:r w:rsidR="005D6231" w:rsidRPr="008C009C">
        <w:rPr>
          <w:sz w:val="24"/>
        </w:rPr>
        <w:t xml:space="preserve">the </w:t>
      </w:r>
      <w:r w:rsidRPr="008C009C">
        <w:rPr>
          <w:sz w:val="24"/>
        </w:rPr>
        <w:t xml:space="preserve">peak hour rates. The peak hours are 6:00AM </w:t>
      </w:r>
      <w:r w:rsidR="003D1423" w:rsidRPr="008C009C">
        <w:rPr>
          <w:sz w:val="24"/>
        </w:rPr>
        <w:t>to</w:t>
      </w:r>
      <w:r w:rsidRPr="008C009C">
        <w:rPr>
          <w:sz w:val="24"/>
        </w:rPr>
        <w:t xml:space="preserve"> 9:00AM</w:t>
      </w:r>
      <w:r w:rsidR="003D1423" w:rsidRPr="008C009C">
        <w:rPr>
          <w:sz w:val="24"/>
        </w:rPr>
        <w:t xml:space="preserve"> (morning peak)</w:t>
      </w:r>
      <w:r w:rsidRPr="008C009C">
        <w:rPr>
          <w:sz w:val="24"/>
        </w:rPr>
        <w:t xml:space="preserve">, and 3:00PM </w:t>
      </w:r>
      <w:r w:rsidR="003D1423" w:rsidRPr="008C009C">
        <w:rPr>
          <w:sz w:val="24"/>
        </w:rPr>
        <w:t>to</w:t>
      </w:r>
      <w:r w:rsidRPr="008C009C">
        <w:rPr>
          <w:sz w:val="24"/>
        </w:rPr>
        <w:t xml:space="preserve"> 6:00PM</w:t>
      </w:r>
      <w:r w:rsidR="003D1423" w:rsidRPr="008C009C">
        <w:rPr>
          <w:sz w:val="24"/>
        </w:rPr>
        <w:t xml:space="preserve"> (afternoon peak)</w:t>
      </w:r>
      <w:r w:rsidRPr="008C009C">
        <w:rPr>
          <w:sz w:val="24"/>
        </w:rPr>
        <w:t xml:space="preserve">; other hours are off-peak. </w:t>
      </w:r>
      <w:r w:rsidR="00130D03" w:rsidRPr="008C009C">
        <w:rPr>
          <w:sz w:val="24"/>
        </w:rPr>
        <w:t>The scenarios differ by toll rate</w:t>
      </w:r>
      <w:r w:rsidR="003D1423" w:rsidRPr="008C009C">
        <w:rPr>
          <w:sz w:val="24"/>
        </w:rPr>
        <w:t xml:space="preserve"> and the reference scenario or </w:t>
      </w:r>
      <w:r w:rsidRPr="008C009C">
        <w:rPr>
          <w:sz w:val="24"/>
        </w:rPr>
        <w:t xml:space="preserve">base </w:t>
      </w:r>
      <w:r w:rsidR="003D1423" w:rsidRPr="008C009C">
        <w:rPr>
          <w:sz w:val="24"/>
        </w:rPr>
        <w:t xml:space="preserve">case is the </w:t>
      </w:r>
      <w:r w:rsidR="00130D03" w:rsidRPr="008C009C">
        <w:rPr>
          <w:sz w:val="24"/>
        </w:rPr>
        <w:t>no-toll scenario</w:t>
      </w:r>
      <w:r w:rsidRPr="008C009C">
        <w:rPr>
          <w:sz w:val="24"/>
        </w:rPr>
        <w:t>. T</w:t>
      </w:r>
      <w:r w:rsidR="003D1423" w:rsidRPr="008C009C">
        <w:rPr>
          <w:sz w:val="24"/>
        </w:rPr>
        <w:t>able 3 presents t</w:t>
      </w:r>
      <w:r w:rsidRPr="008C009C">
        <w:rPr>
          <w:sz w:val="24"/>
        </w:rPr>
        <w:t xml:space="preserve">he </w:t>
      </w:r>
      <w:r w:rsidR="003D1423" w:rsidRPr="008C009C">
        <w:rPr>
          <w:sz w:val="24"/>
        </w:rPr>
        <w:t xml:space="preserve">scenario </w:t>
      </w:r>
      <w:r w:rsidRPr="008C009C">
        <w:rPr>
          <w:sz w:val="24"/>
        </w:rPr>
        <w:t>details</w:t>
      </w:r>
      <w:r w:rsidR="00130D03" w:rsidRPr="008C009C">
        <w:rPr>
          <w:sz w:val="24"/>
        </w:rPr>
        <w:t xml:space="preserve">. </w:t>
      </w:r>
    </w:p>
    <w:p w14:paraId="48CD1315" w14:textId="77777777" w:rsidR="00036E53" w:rsidRPr="000B3E5F" w:rsidRDefault="00036E53" w:rsidP="001F1EBF">
      <w:pPr>
        <w:rPr>
          <w:szCs w:val="22"/>
        </w:rPr>
      </w:pPr>
    </w:p>
    <w:p w14:paraId="0B270E8A" w14:textId="78E1C2B9" w:rsidR="00E73A41" w:rsidRPr="000B3E5F" w:rsidRDefault="00E73A41" w:rsidP="00130D03">
      <w:pPr>
        <w:ind w:firstLine="0"/>
        <w:jc w:val="center"/>
        <w:rPr>
          <w:b/>
          <w:szCs w:val="22"/>
        </w:rPr>
      </w:pPr>
      <w:bookmarkStart w:id="10" w:name="_Ref455658406"/>
      <w:r w:rsidRPr="00130D03">
        <w:rPr>
          <w:b/>
          <w:szCs w:val="22"/>
        </w:rPr>
        <w:t>TABLE</w:t>
      </w:r>
      <w:bookmarkEnd w:id="10"/>
      <w:r w:rsidR="00130D03" w:rsidRPr="00130D03">
        <w:rPr>
          <w:b/>
          <w:szCs w:val="22"/>
        </w:rPr>
        <w:t xml:space="preserve"> 3 </w:t>
      </w:r>
      <w:r w:rsidRPr="00130D03">
        <w:rPr>
          <w:b/>
          <w:szCs w:val="22"/>
        </w:rPr>
        <w:t xml:space="preserve">Toll </w:t>
      </w:r>
      <w:r w:rsidR="00FE6AAC" w:rsidRPr="00130D03">
        <w:rPr>
          <w:b/>
          <w:szCs w:val="22"/>
        </w:rPr>
        <w:t>S</w:t>
      </w:r>
      <w:r w:rsidRPr="00130D03">
        <w:rPr>
          <w:b/>
          <w:szCs w:val="22"/>
        </w:rPr>
        <w:t>cenarios</w:t>
      </w:r>
      <w:r w:rsidR="00E50C84" w:rsidRPr="00130D03">
        <w:rPr>
          <w:b/>
          <w:szCs w:val="22"/>
        </w:rPr>
        <w:t xml:space="preserve"> ($/mile)</w:t>
      </w:r>
    </w:p>
    <w:tbl>
      <w:tblPr>
        <w:tblW w:w="5530" w:type="dxa"/>
        <w:jc w:val="center"/>
        <w:tblLayout w:type="fixed"/>
        <w:tblLook w:val="04A0" w:firstRow="1" w:lastRow="0" w:firstColumn="1" w:lastColumn="0" w:noHBand="0" w:noVBand="1"/>
      </w:tblPr>
      <w:tblGrid>
        <w:gridCol w:w="1710"/>
        <w:gridCol w:w="955"/>
        <w:gridCol w:w="955"/>
        <w:gridCol w:w="955"/>
        <w:gridCol w:w="955"/>
      </w:tblGrid>
      <w:tr w:rsidR="001B2F54" w:rsidRPr="00280BFE" w14:paraId="4095D151" w14:textId="77777777" w:rsidTr="00E73A41">
        <w:trPr>
          <w:trHeight w:val="315"/>
          <w:jc w:val="center"/>
        </w:trPr>
        <w:tc>
          <w:tcPr>
            <w:tcW w:w="1710" w:type="dxa"/>
            <w:tcBorders>
              <w:top w:val="single" w:sz="4" w:space="0" w:color="auto"/>
            </w:tcBorders>
            <w:shd w:val="clear" w:color="auto" w:fill="auto"/>
            <w:noWrap/>
            <w:vAlign w:val="center"/>
            <w:hideMark/>
          </w:tcPr>
          <w:p w14:paraId="74657775" w14:textId="77777777" w:rsidR="001B2F54" w:rsidRPr="00280BFE" w:rsidRDefault="001B2F54" w:rsidP="00A95889">
            <w:pPr>
              <w:widowControl/>
              <w:ind w:firstLine="0"/>
              <w:jc w:val="center"/>
              <w:rPr>
                <w:rFonts w:eastAsia="Times New Roman"/>
                <w:bCs/>
                <w:kern w:val="0"/>
                <w:sz w:val="20"/>
                <w:szCs w:val="20"/>
                <w:lang w:eastAsia="en-US"/>
              </w:rPr>
            </w:pPr>
            <w:r w:rsidRPr="00280BFE">
              <w:rPr>
                <w:rFonts w:eastAsia="Times New Roman"/>
                <w:bCs/>
                <w:kern w:val="0"/>
                <w:sz w:val="20"/>
                <w:szCs w:val="20"/>
                <w:lang w:eastAsia="en-US"/>
              </w:rPr>
              <w:t> </w:t>
            </w:r>
          </w:p>
        </w:tc>
        <w:tc>
          <w:tcPr>
            <w:tcW w:w="1910" w:type="dxa"/>
            <w:gridSpan w:val="2"/>
            <w:tcBorders>
              <w:top w:val="single" w:sz="4" w:space="0" w:color="auto"/>
            </w:tcBorders>
            <w:shd w:val="clear" w:color="auto" w:fill="auto"/>
            <w:vAlign w:val="center"/>
            <w:hideMark/>
          </w:tcPr>
          <w:p w14:paraId="73A4AD99" w14:textId="77777777" w:rsidR="001B2F54" w:rsidRPr="00280BFE" w:rsidRDefault="001B2F54" w:rsidP="005F1D9C">
            <w:pPr>
              <w:widowControl/>
              <w:ind w:firstLine="0"/>
              <w:jc w:val="center"/>
              <w:rPr>
                <w:rFonts w:eastAsia="Times New Roman"/>
                <w:bCs/>
                <w:kern w:val="0"/>
                <w:sz w:val="20"/>
                <w:szCs w:val="20"/>
                <w:lang w:eastAsia="en-US"/>
              </w:rPr>
            </w:pPr>
            <w:r w:rsidRPr="00280BFE">
              <w:rPr>
                <w:rFonts w:eastAsia="Times New Roman"/>
                <w:bCs/>
                <w:kern w:val="0"/>
                <w:sz w:val="20"/>
                <w:szCs w:val="20"/>
                <w:lang w:eastAsia="en-US"/>
              </w:rPr>
              <w:t>Peak</w:t>
            </w:r>
          </w:p>
        </w:tc>
        <w:tc>
          <w:tcPr>
            <w:tcW w:w="1910" w:type="dxa"/>
            <w:gridSpan w:val="2"/>
            <w:tcBorders>
              <w:top w:val="single" w:sz="4" w:space="0" w:color="auto"/>
            </w:tcBorders>
            <w:shd w:val="clear" w:color="auto" w:fill="auto"/>
            <w:vAlign w:val="center"/>
            <w:hideMark/>
          </w:tcPr>
          <w:p w14:paraId="0FA4CE95" w14:textId="77777777" w:rsidR="001B2F54" w:rsidRPr="00280BFE" w:rsidRDefault="001B2F54" w:rsidP="005F1D9C">
            <w:pPr>
              <w:widowControl/>
              <w:ind w:firstLine="0"/>
              <w:jc w:val="center"/>
              <w:rPr>
                <w:rFonts w:eastAsia="Times New Roman"/>
                <w:bCs/>
                <w:kern w:val="0"/>
                <w:sz w:val="20"/>
                <w:szCs w:val="20"/>
                <w:lang w:eastAsia="en-US"/>
              </w:rPr>
            </w:pPr>
            <w:r w:rsidRPr="00280BFE">
              <w:rPr>
                <w:rFonts w:eastAsia="Times New Roman"/>
                <w:bCs/>
                <w:kern w:val="0"/>
                <w:sz w:val="20"/>
                <w:szCs w:val="20"/>
                <w:lang w:eastAsia="en-US"/>
              </w:rPr>
              <w:t>Off-Peak</w:t>
            </w:r>
          </w:p>
        </w:tc>
      </w:tr>
      <w:tr w:rsidR="001B2F54" w:rsidRPr="00280BFE" w14:paraId="0AC26300" w14:textId="77777777" w:rsidTr="00130D03">
        <w:trPr>
          <w:trHeight w:val="140"/>
          <w:jc w:val="center"/>
        </w:trPr>
        <w:tc>
          <w:tcPr>
            <w:tcW w:w="1710" w:type="dxa"/>
            <w:tcBorders>
              <w:bottom w:val="single" w:sz="4" w:space="0" w:color="auto"/>
            </w:tcBorders>
            <w:shd w:val="clear" w:color="auto" w:fill="auto"/>
            <w:noWrap/>
            <w:vAlign w:val="center"/>
            <w:hideMark/>
          </w:tcPr>
          <w:p w14:paraId="4E8BEA30" w14:textId="77777777" w:rsidR="001B2F54" w:rsidRPr="00280BFE" w:rsidRDefault="001B2F54" w:rsidP="00A95889">
            <w:pPr>
              <w:widowControl/>
              <w:ind w:firstLine="0"/>
              <w:jc w:val="center"/>
              <w:rPr>
                <w:rFonts w:eastAsia="Times New Roman"/>
                <w:bCs/>
                <w:kern w:val="0"/>
                <w:sz w:val="20"/>
                <w:szCs w:val="20"/>
                <w:lang w:eastAsia="en-US"/>
              </w:rPr>
            </w:pPr>
            <w:r w:rsidRPr="00280BFE">
              <w:rPr>
                <w:rFonts w:eastAsia="Times New Roman"/>
                <w:bCs/>
                <w:kern w:val="0"/>
                <w:sz w:val="20"/>
                <w:szCs w:val="20"/>
                <w:lang w:eastAsia="en-US"/>
              </w:rPr>
              <w:t> </w:t>
            </w:r>
          </w:p>
        </w:tc>
        <w:tc>
          <w:tcPr>
            <w:tcW w:w="955" w:type="dxa"/>
            <w:tcBorders>
              <w:bottom w:val="single" w:sz="4" w:space="0" w:color="auto"/>
            </w:tcBorders>
            <w:shd w:val="clear" w:color="auto" w:fill="auto"/>
            <w:vAlign w:val="center"/>
            <w:hideMark/>
          </w:tcPr>
          <w:p w14:paraId="68A42481" w14:textId="77777777" w:rsidR="001B2F54" w:rsidRPr="00280BFE" w:rsidRDefault="001B2F54" w:rsidP="005F1D9C">
            <w:pPr>
              <w:widowControl/>
              <w:ind w:firstLine="0"/>
              <w:jc w:val="center"/>
              <w:rPr>
                <w:rFonts w:eastAsia="Times New Roman"/>
                <w:bCs/>
                <w:kern w:val="0"/>
                <w:sz w:val="20"/>
                <w:szCs w:val="20"/>
                <w:lang w:eastAsia="en-US"/>
              </w:rPr>
            </w:pPr>
            <w:r w:rsidRPr="00280BFE">
              <w:rPr>
                <w:rFonts w:eastAsia="Times New Roman"/>
                <w:bCs/>
                <w:kern w:val="0"/>
                <w:sz w:val="20"/>
                <w:szCs w:val="20"/>
                <w:lang w:eastAsia="en-US"/>
              </w:rPr>
              <w:t>Auto</w:t>
            </w:r>
          </w:p>
        </w:tc>
        <w:tc>
          <w:tcPr>
            <w:tcW w:w="955" w:type="dxa"/>
            <w:tcBorders>
              <w:bottom w:val="single" w:sz="4" w:space="0" w:color="auto"/>
            </w:tcBorders>
            <w:shd w:val="clear" w:color="auto" w:fill="auto"/>
            <w:vAlign w:val="center"/>
            <w:hideMark/>
          </w:tcPr>
          <w:p w14:paraId="7C19465F" w14:textId="77777777" w:rsidR="001B2F54" w:rsidRPr="00280BFE" w:rsidRDefault="001B2F54" w:rsidP="005F1D9C">
            <w:pPr>
              <w:widowControl/>
              <w:ind w:firstLine="0"/>
              <w:jc w:val="center"/>
              <w:rPr>
                <w:rFonts w:eastAsia="Times New Roman"/>
                <w:bCs/>
                <w:kern w:val="0"/>
                <w:sz w:val="20"/>
                <w:szCs w:val="20"/>
                <w:lang w:eastAsia="en-US"/>
              </w:rPr>
            </w:pPr>
            <w:r w:rsidRPr="00280BFE">
              <w:rPr>
                <w:rFonts w:eastAsia="Times New Roman"/>
                <w:bCs/>
                <w:kern w:val="0"/>
                <w:sz w:val="20"/>
                <w:szCs w:val="20"/>
                <w:lang w:eastAsia="en-US"/>
              </w:rPr>
              <w:t>Truck</w:t>
            </w:r>
          </w:p>
        </w:tc>
        <w:tc>
          <w:tcPr>
            <w:tcW w:w="955" w:type="dxa"/>
            <w:tcBorders>
              <w:bottom w:val="single" w:sz="4" w:space="0" w:color="auto"/>
            </w:tcBorders>
            <w:shd w:val="clear" w:color="auto" w:fill="auto"/>
            <w:vAlign w:val="center"/>
            <w:hideMark/>
          </w:tcPr>
          <w:p w14:paraId="70AD9EB9" w14:textId="77777777" w:rsidR="001B2F54" w:rsidRPr="00280BFE" w:rsidRDefault="001B2F54" w:rsidP="005F1D9C">
            <w:pPr>
              <w:widowControl/>
              <w:ind w:firstLine="0"/>
              <w:jc w:val="center"/>
              <w:rPr>
                <w:rFonts w:eastAsia="Times New Roman"/>
                <w:bCs/>
                <w:kern w:val="0"/>
                <w:sz w:val="20"/>
                <w:szCs w:val="20"/>
                <w:lang w:eastAsia="en-US"/>
              </w:rPr>
            </w:pPr>
            <w:r w:rsidRPr="00280BFE">
              <w:rPr>
                <w:rFonts w:eastAsia="Times New Roman"/>
                <w:bCs/>
                <w:kern w:val="0"/>
                <w:sz w:val="20"/>
                <w:szCs w:val="20"/>
                <w:lang w:eastAsia="en-US"/>
              </w:rPr>
              <w:t>Auto</w:t>
            </w:r>
          </w:p>
        </w:tc>
        <w:tc>
          <w:tcPr>
            <w:tcW w:w="955" w:type="dxa"/>
            <w:tcBorders>
              <w:bottom w:val="single" w:sz="4" w:space="0" w:color="auto"/>
            </w:tcBorders>
            <w:shd w:val="clear" w:color="auto" w:fill="auto"/>
            <w:vAlign w:val="center"/>
            <w:hideMark/>
          </w:tcPr>
          <w:p w14:paraId="4FAF14EB" w14:textId="77777777" w:rsidR="001B2F54" w:rsidRPr="00280BFE" w:rsidRDefault="001B2F54" w:rsidP="005F1D9C">
            <w:pPr>
              <w:widowControl/>
              <w:ind w:firstLine="0"/>
              <w:jc w:val="center"/>
              <w:rPr>
                <w:rFonts w:eastAsia="Times New Roman"/>
                <w:bCs/>
                <w:kern w:val="0"/>
                <w:sz w:val="20"/>
                <w:szCs w:val="20"/>
                <w:lang w:eastAsia="en-US"/>
              </w:rPr>
            </w:pPr>
            <w:r w:rsidRPr="00280BFE">
              <w:rPr>
                <w:rFonts w:eastAsia="Times New Roman"/>
                <w:bCs/>
                <w:kern w:val="0"/>
                <w:sz w:val="20"/>
                <w:szCs w:val="20"/>
                <w:lang w:eastAsia="en-US"/>
              </w:rPr>
              <w:t>Truck</w:t>
            </w:r>
          </w:p>
        </w:tc>
      </w:tr>
      <w:tr w:rsidR="00C269A7" w:rsidRPr="00280BFE" w14:paraId="62016270" w14:textId="77777777" w:rsidTr="00130D03">
        <w:trPr>
          <w:trHeight w:val="175"/>
          <w:jc w:val="center"/>
        </w:trPr>
        <w:tc>
          <w:tcPr>
            <w:tcW w:w="1710" w:type="dxa"/>
            <w:tcBorders>
              <w:top w:val="single" w:sz="4" w:space="0" w:color="auto"/>
            </w:tcBorders>
            <w:shd w:val="clear" w:color="auto" w:fill="auto"/>
            <w:noWrap/>
            <w:vAlign w:val="center"/>
            <w:hideMark/>
          </w:tcPr>
          <w:p w14:paraId="5E5CB27E" w14:textId="77777777" w:rsidR="00C269A7" w:rsidRPr="00280BFE" w:rsidRDefault="00C269A7" w:rsidP="00A95889">
            <w:pPr>
              <w:widowControl/>
              <w:ind w:firstLine="0"/>
              <w:jc w:val="left"/>
              <w:rPr>
                <w:rFonts w:eastAsia="Times New Roman"/>
                <w:bCs/>
                <w:kern w:val="0"/>
                <w:sz w:val="20"/>
                <w:szCs w:val="20"/>
                <w:lang w:eastAsia="en-US"/>
              </w:rPr>
            </w:pPr>
            <w:r w:rsidRPr="00280BFE">
              <w:rPr>
                <w:rFonts w:eastAsia="Times New Roman"/>
                <w:bCs/>
                <w:kern w:val="0"/>
                <w:sz w:val="20"/>
                <w:szCs w:val="20"/>
                <w:lang w:eastAsia="en-US"/>
              </w:rPr>
              <w:t xml:space="preserve">Base </w:t>
            </w:r>
          </w:p>
        </w:tc>
        <w:tc>
          <w:tcPr>
            <w:tcW w:w="955" w:type="dxa"/>
            <w:tcBorders>
              <w:top w:val="single" w:sz="4" w:space="0" w:color="auto"/>
            </w:tcBorders>
            <w:shd w:val="clear" w:color="auto" w:fill="auto"/>
            <w:vAlign w:val="center"/>
            <w:hideMark/>
          </w:tcPr>
          <w:p w14:paraId="25386E28" w14:textId="77777777" w:rsidR="00C269A7" w:rsidRPr="00280BFE" w:rsidRDefault="00C269A7" w:rsidP="005F1D9C">
            <w:pPr>
              <w:widowControl/>
              <w:ind w:firstLine="0"/>
              <w:jc w:val="right"/>
              <w:rPr>
                <w:kern w:val="0"/>
                <w:sz w:val="20"/>
                <w:szCs w:val="20"/>
                <w:lang w:eastAsia="en-US"/>
              </w:rPr>
            </w:pPr>
            <w:r w:rsidRPr="00280BFE">
              <w:rPr>
                <w:sz w:val="20"/>
                <w:szCs w:val="20"/>
              </w:rPr>
              <w:t>0.000</w:t>
            </w:r>
          </w:p>
        </w:tc>
        <w:tc>
          <w:tcPr>
            <w:tcW w:w="955" w:type="dxa"/>
            <w:tcBorders>
              <w:top w:val="single" w:sz="4" w:space="0" w:color="auto"/>
            </w:tcBorders>
            <w:shd w:val="clear" w:color="auto" w:fill="auto"/>
            <w:vAlign w:val="center"/>
            <w:hideMark/>
          </w:tcPr>
          <w:p w14:paraId="00E6BAF8" w14:textId="77777777" w:rsidR="00C269A7" w:rsidRPr="00280BFE" w:rsidRDefault="00C269A7" w:rsidP="005F1D9C">
            <w:pPr>
              <w:ind w:firstLine="0"/>
              <w:jc w:val="right"/>
              <w:rPr>
                <w:sz w:val="20"/>
                <w:szCs w:val="20"/>
              </w:rPr>
            </w:pPr>
            <w:r w:rsidRPr="00280BFE">
              <w:rPr>
                <w:sz w:val="20"/>
                <w:szCs w:val="20"/>
              </w:rPr>
              <w:t>0.000</w:t>
            </w:r>
          </w:p>
        </w:tc>
        <w:tc>
          <w:tcPr>
            <w:tcW w:w="955" w:type="dxa"/>
            <w:tcBorders>
              <w:top w:val="single" w:sz="4" w:space="0" w:color="auto"/>
            </w:tcBorders>
            <w:shd w:val="clear" w:color="auto" w:fill="auto"/>
            <w:vAlign w:val="center"/>
            <w:hideMark/>
          </w:tcPr>
          <w:p w14:paraId="2E9F65AE" w14:textId="77777777" w:rsidR="00C269A7" w:rsidRPr="00280BFE" w:rsidRDefault="00C269A7" w:rsidP="005F1D9C">
            <w:pPr>
              <w:ind w:firstLine="0"/>
              <w:jc w:val="right"/>
              <w:rPr>
                <w:sz w:val="20"/>
                <w:szCs w:val="20"/>
              </w:rPr>
            </w:pPr>
            <w:r w:rsidRPr="00280BFE">
              <w:rPr>
                <w:sz w:val="20"/>
                <w:szCs w:val="20"/>
              </w:rPr>
              <w:t>0.000</w:t>
            </w:r>
          </w:p>
        </w:tc>
        <w:tc>
          <w:tcPr>
            <w:tcW w:w="955" w:type="dxa"/>
            <w:tcBorders>
              <w:top w:val="single" w:sz="4" w:space="0" w:color="auto"/>
            </w:tcBorders>
            <w:shd w:val="clear" w:color="auto" w:fill="auto"/>
            <w:vAlign w:val="center"/>
            <w:hideMark/>
          </w:tcPr>
          <w:p w14:paraId="340C96C9" w14:textId="77777777" w:rsidR="00C269A7" w:rsidRPr="00280BFE" w:rsidRDefault="00C269A7" w:rsidP="005F1D9C">
            <w:pPr>
              <w:ind w:firstLine="0"/>
              <w:jc w:val="right"/>
              <w:rPr>
                <w:sz w:val="20"/>
                <w:szCs w:val="20"/>
              </w:rPr>
            </w:pPr>
            <w:r w:rsidRPr="00280BFE">
              <w:rPr>
                <w:sz w:val="20"/>
                <w:szCs w:val="20"/>
              </w:rPr>
              <w:t>0.000</w:t>
            </w:r>
          </w:p>
        </w:tc>
      </w:tr>
      <w:tr w:rsidR="00C269A7" w:rsidRPr="00280BFE" w14:paraId="6635D7D8" w14:textId="77777777" w:rsidTr="00130D03">
        <w:trPr>
          <w:trHeight w:val="131"/>
          <w:jc w:val="center"/>
        </w:trPr>
        <w:tc>
          <w:tcPr>
            <w:tcW w:w="1710" w:type="dxa"/>
            <w:shd w:val="clear" w:color="auto" w:fill="auto"/>
            <w:noWrap/>
            <w:vAlign w:val="center"/>
            <w:hideMark/>
          </w:tcPr>
          <w:p w14:paraId="6A2A5AD5" w14:textId="3FEA1936" w:rsidR="00C269A7" w:rsidRPr="00280BFE" w:rsidRDefault="00C269A7" w:rsidP="00A95889">
            <w:pPr>
              <w:widowControl/>
              <w:ind w:firstLine="0"/>
              <w:jc w:val="left"/>
              <w:rPr>
                <w:rFonts w:eastAsia="Times New Roman"/>
                <w:bCs/>
                <w:kern w:val="0"/>
                <w:sz w:val="20"/>
                <w:szCs w:val="20"/>
                <w:lang w:eastAsia="en-US"/>
              </w:rPr>
            </w:pPr>
            <w:r w:rsidRPr="00280BFE">
              <w:rPr>
                <w:rFonts w:eastAsia="Times New Roman"/>
                <w:bCs/>
                <w:kern w:val="0"/>
                <w:sz w:val="20"/>
                <w:szCs w:val="20"/>
                <w:lang w:eastAsia="en-US"/>
              </w:rPr>
              <w:t>Scenario</w:t>
            </w:r>
            <w:r w:rsidR="00130D03">
              <w:rPr>
                <w:rFonts w:eastAsia="Times New Roman"/>
                <w:bCs/>
                <w:kern w:val="0"/>
                <w:sz w:val="20"/>
                <w:szCs w:val="20"/>
                <w:lang w:eastAsia="en-US"/>
              </w:rPr>
              <w:t xml:space="preserve"> </w:t>
            </w:r>
            <w:r w:rsidRPr="00280BFE">
              <w:rPr>
                <w:rFonts w:eastAsia="Times New Roman"/>
                <w:bCs/>
                <w:kern w:val="0"/>
                <w:sz w:val="20"/>
                <w:szCs w:val="20"/>
                <w:lang w:eastAsia="en-US"/>
              </w:rPr>
              <w:t>1 (S1)</w:t>
            </w:r>
          </w:p>
        </w:tc>
        <w:tc>
          <w:tcPr>
            <w:tcW w:w="955" w:type="dxa"/>
            <w:shd w:val="clear" w:color="auto" w:fill="auto"/>
            <w:vAlign w:val="center"/>
            <w:hideMark/>
          </w:tcPr>
          <w:p w14:paraId="75EB945D" w14:textId="77777777" w:rsidR="00C269A7" w:rsidRPr="00280BFE" w:rsidRDefault="00C269A7" w:rsidP="005F1D9C">
            <w:pPr>
              <w:ind w:firstLine="0"/>
              <w:jc w:val="right"/>
              <w:rPr>
                <w:sz w:val="20"/>
                <w:szCs w:val="20"/>
              </w:rPr>
            </w:pPr>
            <w:r w:rsidRPr="00280BFE">
              <w:rPr>
                <w:sz w:val="20"/>
                <w:szCs w:val="20"/>
              </w:rPr>
              <w:t>0.030</w:t>
            </w:r>
          </w:p>
        </w:tc>
        <w:tc>
          <w:tcPr>
            <w:tcW w:w="955" w:type="dxa"/>
            <w:shd w:val="clear" w:color="auto" w:fill="auto"/>
            <w:vAlign w:val="center"/>
            <w:hideMark/>
          </w:tcPr>
          <w:p w14:paraId="69A79EB5" w14:textId="77777777" w:rsidR="00C269A7" w:rsidRPr="00280BFE" w:rsidRDefault="00C269A7" w:rsidP="005F1D9C">
            <w:pPr>
              <w:ind w:firstLine="0"/>
              <w:jc w:val="right"/>
              <w:rPr>
                <w:sz w:val="20"/>
                <w:szCs w:val="20"/>
              </w:rPr>
            </w:pPr>
            <w:r w:rsidRPr="00280BFE">
              <w:rPr>
                <w:sz w:val="20"/>
                <w:szCs w:val="20"/>
              </w:rPr>
              <w:t>0.060</w:t>
            </w:r>
          </w:p>
        </w:tc>
        <w:tc>
          <w:tcPr>
            <w:tcW w:w="955" w:type="dxa"/>
            <w:shd w:val="clear" w:color="auto" w:fill="auto"/>
            <w:vAlign w:val="center"/>
            <w:hideMark/>
          </w:tcPr>
          <w:p w14:paraId="5E806762" w14:textId="77777777" w:rsidR="00C269A7" w:rsidRPr="00280BFE" w:rsidRDefault="00C269A7" w:rsidP="005F1D9C">
            <w:pPr>
              <w:ind w:firstLine="0"/>
              <w:jc w:val="right"/>
              <w:rPr>
                <w:sz w:val="20"/>
                <w:szCs w:val="20"/>
              </w:rPr>
            </w:pPr>
            <w:r w:rsidRPr="00280BFE">
              <w:rPr>
                <w:sz w:val="20"/>
                <w:szCs w:val="20"/>
              </w:rPr>
              <w:t>0.015</w:t>
            </w:r>
          </w:p>
        </w:tc>
        <w:tc>
          <w:tcPr>
            <w:tcW w:w="955" w:type="dxa"/>
            <w:shd w:val="clear" w:color="auto" w:fill="auto"/>
            <w:vAlign w:val="center"/>
            <w:hideMark/>
          </w:tcPr>
          <w:p w14:paraId="7F0B0E70" w14:textId="77777777" w:rsidR="00C269A7" w:rsidRPr="00280BFE" w:rsidRDefault="00C269A7" w:rsidP="005F1D9C">
            <w:pPr>
              <w:ind w:firstLine="0"/>
              <w:jc w:val="right"/>
              <w:rPr>
                <w:sz w:val="20"/>
                <w:szCs w:val="20"/>
              </w:rPr>
            </w:pPr>
            <w:r w:rsidRPr="00280BFE">
              <w:rPr>
                <w:sz w:val="20"/>
                <w:szCs w:val="20"/>
              </w:rPr>
              <w:t>0.030</w:t>
            </w:r>
          </w:p>
        </w:tc>
      </w:tr>
      <w:tr w:rsidR="00C269A7" w:rsidRPr="00280BFE" w14:paraId="7F6AC0E6" w14:textId="77777777" w:rsidTr="00130D03">
        <w:trPr>
          <w:trHeight w:val="60"/>
          <w:jc w:val="center"/>
        </w:trPr>
        <w:tc>
          <w:tcPr>
            <w:tcW w:w="1710" w:type="dxa"/>
            <w:shd w:val="clear" w:color="auto" w:fill="auto"/>
            <w:noWrap/>
            <w:vAlign w:val="center"/>
            <w:hideMark/>
          </w:tcPr>
          <w:p w14:paraId="3AA66EBB" w14:textId="7C6D33B7" w:rsidR="00C269A7" w:rsidRPr="00280BFE" w:rsidRDefault="00C269A7" w:rsidP="00A95889">
            <w:pPr>
              <w:widowControl/>
              <w:ind w:firstLine="0"/>
              <w:jc w:val="left"/>
              <w:rPr>
                <w:rFonts w:eastAsia="Times New Roman"/>
                <w:bCs/>
                <w:kern w:val="0"/>
                <w:sz w:val="20"/>
                <w:szCs w:val="20"/>
                <w:lang w:eastAsia="en-US"/>
              </w:rPr>
            </w:pPr>
            <w:r w:rsidRPr="00280BFE">
              <w:rPr>
                <w:rFonts w:eastAsia="Times New Roman"/>
                <w:bCs/>
                <w:kern w:val="0"/>
                <w:sz w:val="20"/>
                <w:szCs w:val="20"/>
                <w:lang w:eastAsia="en-US"/>
              </w:rPr>
              <w:t>Scenario</w:t>
            </w:r>
            <w:r w:rsidR="00130D03">
              <w:rPr>
                <w:rFonts w:eastAsia="Times New Roman"/>
                <w:bCs/>
                <w:kern w:val="0"/>
                <w:sz w:val="20"/>
                <w:szCs w:val="20"/>
                <w:lang w:eastAsia="en-US"/>
              </w:rPr>
              <w:t xml:space="preserve"> </w:t>
            </w:r>
            <w:r w:rsidRPr="00280BFE">
              <w:rPr>
                <w:rFonts w:eastAsia="Times New Roman"/>
                <w:bCs/>
                <w:kern w:val="0"/>
                <w:sz w:val="20"/>
                <w:szCs w:val="20"/>
                <w:lang w:eastAsia="en-US"/>
              </w:rPr>
              <w:t>2 (S2)</w:t>
            </w:r>
          </w:p>
        </w:tc>
        <w:tc>
          <w:tcPr>
            <w:tcW w:w="955" w:type="dxa"/>
            <w:shd w:val="clear" w:color="auto" w:fill="auto"/>
            <w:vAlign w:val="center"/>
            <w:hideMark/>
          </w:tcPr>
          <w:p w14:paraId="1DF2E00A" w14:textId="77777777" w:rsidR="00C269A7" w:rsidRPr="00280BFE" w:rsidRDefault="00C269A7" w:rsidP="005F1D9C">
            <w:pPr>
              <w:ind w:firstLine="0"/>
              <w:jc w:val="right"/>
              <w:rPr>
                <w:sz w:val="20"/>
                <w:szCs w:val="20"/>
              </w:rPr>
            </w:pPr>
            <w:r w:rsidRPr="00280BFE">
              <w:rPr>
                <w:sz w:val="20"/>
                <w:szCs w:val="20"/>
              </w:rPr>
              <w:t>0.040</w:t>
            </w:r>
          </w:p>
        </w:tc>
        <w:tc>
          <w:tcPr>
            <w:tcW w:w="955" w:type="dxa"/>
            <w:shd w:val="clear" w:color="auto" w:fill="auto"/>
            <w:vAlign w:val="center"/>
            <w:hideMark/>
          </w:tcPr>
          <w:p w14:paraId="0989ACE3" w14:textId="77777777" w:rsidR="00C269A7" w:rsidRPr="00280BFE" w:rsidRDefault="00C269A7" w:rsidP="005F1D9C">
            <w:pPr>
              <w:ind w:firstLine="0"/>
              <w:jc w:val="right"/>
              <w:rPr>
                <w:sz w:val="20"/>
                <w:szCs w:val="20"/>
              </w:rPr>
            </w:pPr>
            <w:r w:rsidRPr="00280BFE">
              <w:rPr>
                <w:sz w:val="20"/>
                <w:szCs w:val="20"/>
              </w:rPr>
              <w:t>0.080</w:t>
            </w:r>
          </w:p>
        </w:tc>
        <w:tc>
          <w:tcPr>
            <w:tcW w:w="955" w:type="dxa"/>
            <w:shd w:val="clear" w:color="auto" w:fill="auto"/>
            <w:vAlign w:val="center"/>
            <w:hideMark/>
          </w:tcPr>
          <w:p w14:paraId="01BA3E5C" w14:textId="77777777" w:rsidR="00C269A7" w:rsidRPr="00280BFE" w:rsidRDefault="00C269A7" w:rsidP="005F1D9C">
            <w:pPr>
              <w:ind w:firstLine="0"/>
              <w:jc w:val="right"/>
              <w:rPr>
                <w:sz w:val="20"/>
                <w:szCs w:val="20"/>
              </w:rPr>
            </w:pPr>
            <w:r w:rsidRPr="00280BFE">
              <w:rPr>
                <w:sz w:val="20"/>
                <w:szCs w:val="20"/>
              </w:rPr>
              <w:t>0.020</w:t>
            </w:r>
          </w:p>
        </w:tc>
        <w:tc>
          <w:tcPr>
            <w:tcW w:w="955" w:type="dxa"/>
            <w:shd w:val="clear" w:color="auto" w:fill="auto"/>
            <w:vAlign w:val="center"/>
            <w:hideMark/>
          </w:tcPr>
          <w:p w14:paraId="60F7043F" w14:textId="77777777" w:rsidR="00C269A7" w:rsidRPr="00280BFE" w:rsidRDefault="00C269A7" w:rsidP="005F1D9C">
            <w:pPr>
              <w:ind w:firstLine="0"/>
              <w:jc w:val="right"/>
              <w:rPr>
                <w:sz w:val="20"/>
                <w:szCs w:val="20"/>
              </w:rPr>
            </w:pPr>
            <w:r w:rsidRPr="00280BFE">
              <w:rPr>
                <w:sz w:val="20"/>
                <w:szCs w:val="20"/>
              </w:rPr>
              <w:t>0.040</w:t>
            </w:r>
          </w:p>
        </w:tc>
      </w:tr>
      <w:tr w:rsidR="00C269A7" w:rsidRPr="00280BFE" w14:paraId="781677E7" w14:textId="77777777" w:rsidTr="00130D03">
        <w:trPr>
          <w:trHeight w:val="60"/>
          <w:jc w:val="center"/>
        </w:trPr>
        <w:tc>
          <w:tcPr>
            <w:tcW w:w="1710" w:type="dxa"/>
            <w:shd w:val="clear" w:color="auto" w:fill="auto"/>
            <w:noWrap/>
            <w:vAlign w:val="center"/>
            <w:hideMark/>
          </w:tcPr>
          <w:p w14:paraId="3D772A7F" w14:textId="3D1C9ADF" w:rsidR="00C269A7" w:rsidRPr="00280BFE" w:rsidRDefault="00C269A7" w:rsidP="00A95889">
            <w:pPr>
              <w:widowControl/>
              <w:ind w:firstLine="0"/>
              <w:jc w:val="left"/>
              <w:rPr>
                <w:rFonts w:eastAsia="Times New Roman"/>
                <w:bCs/>
                <w:kern w:val="0"/>
                <w:sz w:val="20"/>
                <w:szCs w:val="20"/>
                <w:lang w:eastAsia="en-US"/>
              </w:rPr>
            </w:pPr>
            <w:r w:rsidRPr="00280BFE">
              <w:rPr>
                <w:rFonts w:eastAsia="Times New Roman"/>
                <w:bCs/>
                <w:kern w:val="0"/>
                <w:sz w:val="20"/>
                <w:szCs w:val="20"/>
                <w:lang w:eastAsia="en-US"/>
              </w:rPr>
              <w:t>Scenario</w:t>
            </w:r>
            <w:r w:rsidR="00130D03">
              <w:rPr>
                <w:rFonts w:eastAsia="Times New Roman"/>
                <w:bCs/>
                <w:kern w:val="0"/>
                <w:sz w:val="20"/>
                <w:szCs w:val="20"/>
                <w:lang w:eastAsia="en-US"/>
              </w:rPr>
              <w:t xml:space="preserve"> </w:t>
            </w:r>
            <w:r w:rsidRPr="00280BFE">
              <w:rPr>
                <w:rFonts w:eastAsia="Times New Roman"/>
                <w:bCs/>
                <w:kern w:val="0"/>
                <w:sz w:val="20"/>
                <w:szCs w:val="20"/>
                <w:lang w:eastAsia="en-US"/>
              </w:rPr>
              <w:t>3 (S3)</w:t>
            </w:r>
          </w:p>
        </w:tc>
        <w:tc>
          <w:tcPr>
            <w:tcW w:w="955" w:type="dxa"/>
            <w:shd w:val="clear" w:color="auto" w:fill="auto"/>
            <w:vAlign w:val="center"/>
            <w:hideMark/>
          </w:tcPr>
          <w:p w14:paraId="1FA61631" w14:textId="77777777" w:rsidR="00C269A7" w:rsidRPr="00280BFE" w:rsidRDefault="00C269A7" w:rsidP="005F1D9C">
            <w:pPr>
              <w:ind w:firstLine="0"/>
              <w:jc w:val="right"/>
              <w:rPr>
                <w:sz w:val="20"/>
                <w:szCs w:val="20"/>
              </w:rPr>
            </w:pPr>
            <w:r w:rsidRPr="00280BFE">
              <w:rPr>
                <w:sz w:val="20"/>
                <w:szCs w:val="20"/>
              </w:rPr>
              <w:t>0.050</w:t>
            </w:r>
          </w:p>
        </w:tc>
        <w:tc>
          <w:tcPr>
            <w:tcW w:w="955" w:type="dxa"/>
            <w:shd w:val="clear" w:color="auto" w:fill="auto"/>
            <w:vAlign w:val="center"/>
            <w:hideMark/>
          </w:tcPr>
          <w:p w14:paraId="41AE174A" w14:textId="77777777" w:rsidR="00C269A7" w:rsidRPr="00280BFE" w:rsidRDefault="00C269A7" w:rsidP="005F1D9C">
            <w:pPr>
              <w:ind w:firstLine="0"/>
              <w:jc w:val="right"/>
              <w:rPr>
                <w:sz w:val="20"/>
                <w:szCs w:val="20"/>
              </w:rPr>
            </w:pPr>
            <w:r w:rsidRPr="00280BFE">
              <w:rPr>
                <w:sz w:val="20"/>
                <w:szCs w:val="20"/>
              </w:rPr>
              <w:t>0.100</w:t>
            </w:r>
          </w:p>
        </w:tc>
        <w:tc>
          <w:tcPr>
            <w:tcW w:w="955" w:type="dxa"/>
            <w:shd w:val="clear" w:color="auto" w:fill="auto"/>
            <w:vAlign w:val="center"/>
            <w:hideMark/>
          </w:tcPr>
          <w:p w14:paraId="4EC04248" w14:textId="77777777" w:rsidR="00C269A7" w:rsidRPr="00280BFE" w:rsidRDefault="00C269A7" w:rsidP="005F1D9C">
            <w:pPr>
              <w:ind w:firstLine="0"/>
              <w:jc w:val="right"/>
              <w:rPr>
                <w:sz w:val="20"/>
                <w:szCs w:val="20"/>
              </w:rPr>
            </w:pPr>
            <w:r w:rsidRPr="00280BFE">
              <w:rPr>
                <w:sz w:val="20"/>
                <w:szCs w:val="20"/>
              </w:rPr>
              <w:t>0.025</w:t>
            </w:r>
          </w:p>
        </w:tc>
        <w:tc>
          <w:tcPr>
            <w:tcW w:w="955" w:type="dxa"/>
            <w:shd w:val="clear" w:color="auto" w:fill="auto"/>
            <w:vAlign w:val="center"/>
            <w:hideMark/>
          </w:tcPr>
          <w:p w14:paraId="40BB9A2D" w14:textId="77777777" w:rsidR="00C269A7" w:rsidRPr="00280BFE" w:rsidRDefault="00C269A7" w:rsidP="005F1D9C">
            <w:pPr>
              <w:ind w:firstLine="0"/>
              <w:jc w:val="right"/>
              <w:rPr>
                <w:sz w:val="20"/>
                <w:szCs w:val="20"/>
              </w:rPr>
            </w:pPr>
            <w:r w:rsidRPr="00280BFE">
              <w:rPr>
                <w:sz w:val="20"/>
                <w:szCs w:val="20"/>
              </w:rPr>
              <w:t>0.050</w:t>
            </w:r>
          </w:p>
        </w:tc>
      </w:tr>
      <w:tr w:rsidR="00C269A7" w:rsidRPr="00280BFE" w14:paraId="7EB80FFB" w14:textId="77777777" w:rsidTr="00130D03">
        <w:trPr>
          <w:trHeight w:val="60"/>
          <w:jc w:val="center"/>
        </w:trPr>
        <w:tc>
          <w:tcPr>
            <w:tcW w:w="1710" w:type="dxa"/>
            <w:shd w:val="clear" w:color="auto" w:fill="auto"/>
            <w:noWrap/>
            <w:vAlign w:val="center"/>
            <w:hideMark/>
          </w:tcPr>
          <w:p w14:paraId="1102C4AB" w14:textId="60DC4AF0" w:rsidR="00C269A7" w:rsidRPr="00280BFE" w:rsidRDefault="00C269A7" w:rsidP="00A95889">
            <w:pPr>
              <w:widowControl/>
              <w:ind w:firstLine="0"/>
              <w:jc w:val="left"/>
              <w:rPr>
                <w:rFonts w:eastAsia="Times New Roman"/>
                <w:bCs/>
                <w:kern w:val="0"/>
                <w:sz w:val="20"/>
                <w:szCs w:val="20"/>
                <w:lang w:eastAsia="en-US"/>
              </w:rPr>
            </w:pPr>
            <w:r w:rsidRPr="00280BFE">
              <w:rPr>
                <w:rFonts w:eastAsia="Times New Roman"/>
                <w:bCs/>
                <w:kern w:val="0"/>
                <w:sz w:val="20"/>
                <w:szCs w:val="20"/>
                <w:lang w:eastAsia="en-US"/>
              </w:rPr>
              <w:t>Scenario</w:t>
            </w:r>
            <w:r w:rsidR="00130D03">
              <w:rPr>
                <w:rFonts w:eastAsia="Times New Roman"/>
                <w:bCs/>
                <w:kern w:val="0"/>
                <w:sz w:val="20"/>
                <w:szCs w:val="20"/>
                <w:lang w:eastAsia="en-US"/>
              </w:rPr>
              <w:t xml:space="preserve"> </w:t>
            </w:r>
            <w:r w:rsidRPr="00280BFE">
              <w:rPr>
                <w:rFonts w:eastAsia="Times New Roman"/>
                <w:bCs/>
                <w:kern w:val="0"/>
                <w:sz w:val="20"/>
                <w:szCs w:val="20"/>
                <w:lang w:eastAsia="en-US"/>
              </w:rPr>
              <w:t>4 (S4)</w:t>
            </w:r>
          </w:p>
        </w:tc>
        <w:tc>
          <w:tcPr>
            <w:tcW w:w="955" w:type="dxa"/>
            <w:shd w:val="clear" w:color="auto" w:fill="auto"/>
            <w:vAlign w:val="center"/>
            <w:hideMark/>
          </w:tcPr>
          <w:p w14:paraId="323F8F64" w14:textId="77777777" w:rsidR="00C269A7" w:rsidRPr="00280BFE" w:rsidRDefault="00C269A7" w:rsidP="005F1D9C">
            <w:pPr>
              <w:ind w:firstLine="0"/>
              <w:jc w:val="right"/>
              <w:rPr>
                <w:sz w:val="20"/>
                <w:szCs w:val="20"/>
              </w:rPr>
            </w:pPr>
            <w:r w:rsidRPr="00280BFE">
              <w:rPr>
                <w:sz w:val="20"/>
                <w:szCs w:val="20"/>
              </w:rPr>
              <w:t>0.060</w:t>
            </w:r>
          </w:p>
        </w:tc>
        <w:tc>
          <w:tcPr>
            <w:tcW w:w="955" w:type="dxa"/>
            <w:shd w:val="clear" w:color="auto" w:fill="auto"/>
            <w:vAlign w:val="center"/>
            <w:hideMark/>
          </w:tcPr>
          <w:p w14:paraId="4B6CBCCE" w14:textId="77777777" w:rsidR="00C269A7" w:rsidRPr="00280BFE" w:rsidRDefault="00C269A7" w:rsidP="005F1D9C">
            <w:pPr>
              <w:ind w:firstLine="0"/>
              <w:jc w:val="right"/>
              <w:rPr>
                <w:sz w:val="20"/>
                <w:szCs w:val="20"/>
              </w:rPr>
            </w:pPr>
            <w:r w:rsidRPr="00280BFE">
              <w:rPr>
                <w:sz w:val="20"/>
                <w:szCs w:val="20"/>
              </w:rPr>
              <w:t>0.120</w:t>
            </w:r>
          </w:p>
        </w:tc>
        <w:tc>
          <w:tcPr>
            <w:tcW w:w="955" w:type="dxa"/>
            <w:shd w:val="clear" w:color="auto" w:fill="auto"/>
            <w:vAlign w:val="center"/>
            <w:hideMark/>
          </w:tcPr>
          <w:p w14:paraId="2593FDA2" w14:textId="77777777" w:rsidR="00C269A7" w:rsidRPr="00280BFE" w:rsidRDefault="00C269A7" w:rsidP="005F1D9C">
            <w:pPr>
              <w:ind w:firstLine="0"/>
              <w:jc w:val="right"/>
              <w:rPr>
                <w:sz w:val="20"/>
                <w:szCs w:val="20"/>
              </w:rPr>
            </w:pPr>
            <w:r w:rsidRPr="00280BFE">
              <w:rPr>
                <w:sz w:val="20"/>
                <w:szCs w:val="20"/>
              </w:rPr>
              <w:t>0.030</w:t>
            </w:r>
          </w:p>
        </w:tc>
        <w:tc>
          <w:tcPr>
            <w:tcW w:w="955" w:type="dxa"/>
            <w:shd w:val="clear" w:color="auto" w:fill="auto"/>
            <w:vAlign w:val="center"/>
            <w:hideMark/>
          </w:tcPr>
          <w:p w14:paraId="3975FEAD" w14:textId="77777777" w:rsidR="00C269A7" w:rsidRPr="00280BFE" w:rsidRDefault="00C269A7" w:rsidP="005F1D9C">
            <w:pPr>
              <w:ind w:firstLine="0"/>
              <w:jc w:val="right"/>
              <w:rPr>
                <w:sz w:val="20"/>
                <w:szCs w:val="20"/>
              </w:rPr>
            </w:pPr>
            <w:r w:rsidRPr="00280BFE">
              <w:rPr>
                <w:sz w:val="20"/>
                <w:szCs w:val="20"/>
              </w:rPr>
              <w:t>0.060</w:t>
            </w:r>
          </w:p>
        </w:tc>
      </w:tr>
      <w:tr w:rsidR="00C269A7" w:rsidRPr="00280BFE" w14:paraId="25AA4B2C" w14:textId="77777777" w:rsidTr="00130D03">
        <w:trPr>
          <w:trHeight w:val="60"/>
          <w:jc w:val="center"/>
        </w:trPr>
        <w:tc>
          <w:tcPr>
            <w:tcW w:w="1710" w:type="dxa"/>
            <w:shd w:val="clear" w:color="auto" w:fill="auto"/>
            <w:noWrap/>
            <w:vAlign w:val="center"/>
            <w:hideMark/>
          </w:tcPr>
          <w:p w14:paraId="764A07EB" w14:textId="45EE7A11" w:rsidR="00C269A7" w:rsidRPr="00280BFE" w:rsidRDefault="00C269A7" w:rsidP="00A95889">
            <w:pPr>
              <w:widowControl/>
              <w:ind w:firstLine="0"/>
              <w:jc w:val="left"/>
              <w:rPr>
                <w:rFonts w:eastAsia="Times New Roman"/>
                <w:bCs/>
                <w:kern w:val="0"/>
                <w:sz w:val="20"/>
                <w:szCs w:val="20"/>
                <w:lang w:eastAsia="en-US"/>
              </w:rPr>
            </w:pPr>
            <w:r w:rsidRPr="00280BFE">
              <w:rPr>
                <w:rFonts w:eastAsia="Times New Roman"/>
                <w:bCs/>
                <w:kern w:val="0"/>
                <w:sz w:val="20"/>
                <w:szCs w:val="20"/>
                <w:lang w:eastAsia="en-US"/>
              </w:rPr>
              <w:t>Scenario</w:t>
            </w:r>
            <w:r w:rsidR="00130D03">
              <w:rPr>
                <w:rFonts w:eastAsia="Times New Roman"/>
                <w:bCs/>
                <w:kern w:val="0"/>
                <w:sz w:val="20"/>
                <w:szCs w:val="20"/>
                <w:lang w:eastAsia="en-US"/>
              </w:rPr>
              <w:t xml:space="preserve"> </w:t>
            </w:r>
            <w:r w:rsidRPr="00280BFE">
              <w:rPr>
                <w:rFonts w:eastAsia="Times New Roman"/>
                <w:bCs/>
                <w:kern w:val="0"/>
                <w:sz w:val="20"/>
                <w:szCs w:val="20"/>
                <w:lang w:eastAsia="en-US"/>
              </w:rPr>
              <w:t>5 (S5)</w:t>
            </w:r>
          </w:p>
        </w:tc>
        <w:tc>
          <w:tcPr>
            <w:tcW w:w="955" w:type="dxa"/>
            <w:shd w:val="clear" w:color="auto" w:fill="auto"/>
            <w:vAlign w:val="center"/>
            <w:hideMark/>
          </w:tcPr>
          <w:p w14:paraId="111EA667" w14:textId="77777777" w:rsidR="00C269A7" w:rsidRPr="00280BFE" w:rsidRDefault="00C269A7" w:rsidP="005F1D9C">
            <w:pPr>
              <w:ind w:firstLine="0"/>
              <w:jc w:val="right"/>
              <w:rPr>
                <w:sz w:val="20"/>
                <w:szCs w:val="20"/>
              </w:rPr>
            </w:pPr>
            <w:r w:rsidRPr="00280BFE">
              <w:rPr>
                <w:sz w:val="20"/>
                <w:szCs w:val="20"/>
              </w:rPr>
              <w:t>0.070</w:t>
            </w:r>
          </w:p>
        </w:tc>
        <w:tc>
          <w:tcPr>
            <w:tcW w:w="955" w:type="dxa"/>
            <w:shd w:val="clear" w:color="auto" w:fill="auto"/>
            <w:vAlign w:val="center"/>
            <w:hideMark/>
          </w:tcPr>
          <w:p w14:paraId="5FE283C6" w14:textId="77777777" w:rsidR="00C269A7" w:rsidRPr="00280BFE" w:rsidRDefault="00C269A7" w:rsidP="005F1D9C">
            <w:pPr>
              <w:ind w:firstLine="0"/>
              <w:jc w:val="right"/>
              <w:rPr>
                <w:sz w:val="20"/>
                <w:szCs w:val="20"/>
              </w:rPr>
            </w:pPr>
            <w:r w:rsidRPr="00280BFE">
              <w:rPr>
                <w:sz w:val="20"/>
                <w:szCs w:val="20"/>
              </w:rPr>
              <w:t>0.140</w:t>
            </w:r>
          </w:p>
        </w:tc>
        <w:tc>
          <w:tcPr>
            <w:tcW w:w="955" w:type="dxa"/>
            <w:shd w:val="clear" w:color="auto" w:fill="auto"/>
            <w:vAlign w:val="center"/>
            <w:hideMark/>
          </w:tcPr>
          <w:p w14:paraId="0FE63247" w14:textId="77777777" w:rsidR="00C269A7" w:rsidRPr="00280BFE" w:rsidRDefault="00C269A7" w:rsidP="005F1D9C">
            <w:pPr>
              <w:ind w:firstLine="0"/>
              <w:jc w:val="right"/>
              <w:rPr>
                <w:sz w:val="20"/>
                <w:szCs w:val="20"/>
              </w:rPr>
            </w:pPr>
            <w:r w:rsidRPr="00280BFE">
              <w:rPr>
                <w:sz w:val="20"/>
                <w:szCs w:val="20"/>
              </w:rPr>
              <w:t>0.035</w:t>
            </w:r>
          </w:p>
        </w:tc>
        <w:tc>
          <w:tcPr>
            <w:tcW w:w="955" w:type="dxa"/>
            <w:shd w:val="clear" w:color="auto" w:fill="auto"/>
            <w:vAlign w:val="center"/>
            <w:hideMark/>
          </w:tcPr>
          <w:p w14:paraId="0D237E20" w14:textId="77777777" w:rsidR="00C269A7" w:rsidRPr="00280BFE" w:rsidRDefault="00C269A7" w:rsidP="005F1D9C">
            <w:pPr>
              <w:ind w:firstLine="0"/>
              <w:jc w:val="right"/>
              <w:rPr>
                <w:sz w:val="20"/>
                <w:szCs w:val="20"/>
              </w:rPr>
            </w:pPr>
            <w:r w:rsidRPr="00280BFE">
              <w:rPr>
                <w:sz w:val="20"/>
                <w:szCs w:val="20"/>
              </w:rPr>
              <w:t>0.070</w:t>
            </w:r>
          </w:p>
        </w:tc>
      </w:tr>
      <w:tr w:rsidR="00C269A7" w:rsidRPr="00280BFE" w14:paraId="41ABB44C" w14:textId="77777777" w:rsidTr="00130D03">
        <w:trPr>
          <w:trHeight w:val="60"/>
          <w:jc w:val="center"/>
        </w:trPr>
        <w:tc>
          <w:tcPr>
            <w:tcW w:w="1710" w:type="dxa"/>
            <w:shd w:val="clear" w:color="auto" w:fill="auto"/>
            <w:noWrap/>
            <w:vAlign w:val="center"/>
            <w:hideMark/>
          </w:tcPr>
          <w:p w14:paraId="11129DA5" w14:textId="3C1F7B19" w:rsidR="00C269A7" w:rsidRPr="00280BFE" w:rsidRDefault="00C269A7" w:rsidP="00A95889">
            <w:pPr>
              <w:widowControl/>
              <w:ind w:firstLine="0"/>
              <w:jc w:val="left"/>
              <w:rPr>
                <w:rFonts w:eastAsia="Times New Roman"/>
                <w:bCs/>
                <w:kern w:val="0"/>
                <w:sz w:val="20"/>
                <w:szCs w:val="20"/>
                <w:lang w:eastAsia="en-US"/>
              </w:rPr>
            </w:pPr>
            <w:r w:rsidRPr="00280BFE">
              <w:rPr>
                <w:rFonts w:eastAsia="Times New Roman"/>
                <w:bCs/>
                <w:kern w:val="0"/>
                <w:sz w:val="20"/>
                <w:szCs w:val="20"/>
                <w:lang w:eastAsia="en-US"/>
              </w:rPr>
              <w:t>Scenario</w:t>
            </w:r>
            <w:r w:rsidR="00130D03">
              <w:rPr>
                <w:rFonts w:eastAsia="Times New Roman"/>
                <w:bCs/>
                <w:kern w:val="0"/>
                <w:sz w:val="20"/>
                <w:szCs w:val="20"/>
                <w:lang w:eastAsia="en-US"/>
              </w:rPr>
              <w:t xml:space="preserve"> </w:t>
            </w:r>
            <w:r w:rsidRPr="00280BFE">
              <w:rPr>
                <w:rFonts w:eastAsia="Times New Roman"/>
                <w:bCs/>
                <w:kern w:val="0"/>
                <w:sz w:val="20"/>
                <w:szCs w:val="20"/>
                <w:lang w:eastAsia="en-US"/>
              </w:rPr>
              <w:t>6 (S6)</w:t>
            </w:r>
          </w:p>
        </w:tc>
        <w:tc>
          <w:tcPr>
            <w:tcW w:w="955" w:type="dxa"/>
            <w:shd w:val="clear" w:color="auto" w:fill="auto"/>
            <w:vAlign w:val="center"/>
            <w:hideMark/>
          </w:tcPr>
          <w:p w14:paraId="1236816F" w14:textId="77777777" w:rsidR="00C269A7" w:rsidRPr="00280BFE" w:rsidRDefault="00C269A7" w:rsidP="005F1D9C">
            <w:pPr>
              <w:ind w:firstLine="0"/>
              <w:jc w:val="right"/>
              <w:rPr>
                <w:sz w:val="20"/>
                <w:szCs w:val="20"/>
              </w:rPr>
            </w:pPr>
            <w:r w:rsidRPr="00280BFE">
              <w:rPr>
                <w:sz w:val="20"/>
                <w:szCs w:val="20"/>
              </w:rPr>
              <w:t>0.080</w:t>
            </w:r>
          </w:p>
        </w:tc>
        <w:tc>
          <w:tcPr>
            <w:tcW w:w="955" w:type="dxa"/>
            <w:shd w:val="clear" w:color="auto" w:fill="auto"/>
            <w:vAlign w:val="center"/>
            <w:hideMark/>
          </w:tcPr>
          <w:p w14:paraId="50104588" w14:textId="77777777" w:rsidR="00C269A7" w:rsidRPr="00280BFE" w:rsidRDefault="00C269A7" w:rsidP="005F1D9C">
            <w:pPr>
              <w:ind w:firstLine="0"/>
              <w:jc w:val="right"/>
              <w:rPr>
                <w:sz w:val="20"/>
                <w:szCs w:val="20"/>
              </w:rPr>
            </w:pPr>
            <w:r w:rsidRPr="00280BFE">
              <w:rPr>
                <w:sz w:val="20"/>
                <w:szCs w:val="20"/>
              </w:rPr>
              <w:t>0.160</w:t>
            </w:r>
          </w:p>
        </w:tc>
        <w:tc>
          <w:tcPr>
            <w:tcW w:w="955" w:type="dxa"/>
            <w:shd w:val="clear" w:color="auto" w:fill="auto"/>
            <w:vAlign w:val="center"/>
            <w:hideMark/>
          </w:tcPr>
          <w:p w14:paraId="1B4853D1" w14:textId="77777777" w:rsidR="00C269A7" w:rsidRPr="00280BFE" w:rsidRDefault="00C269A7" w:rsidP="005F1D9C">
            <w:pPr>
              <w:ind w:firstLine="0"/>
              <w:jc w:val="right"/>
              <w:rPr>
                <w:sz w:val="20"/>
                <w:szCs w:val="20"/>
              </w:rPr>
            </w:pPr>
            <w:r w:rsidRPr="00280BFE">
              <w:rPr>
                <w:sz w:val="20"/>
                <w:szCs w:val="20"/>
              </w:rPr>
              <w:t>0.040</w:t>
            </w:r>
          </w:p>
        </w:tc>
        <w:tc>
          <w:tcPr>
            <w:tcW w:w="955" w:type="dxa"/>
            <w:shd w:val="clear" w:color="auto" w:fill="auto"/>
            <w:vAlign w:val="center"/>
            <w:hideMark/>
          </w:tcPr>
          <w:p w14:paraId="40C4317F" w14:textId="77777777" w:rsidR="00C269A7" w:rsidRPr="00280BFE" w:rsidRDefault="00C269A7" w:rsidP="005F1D9C">
            <w:pPr>
              <w:ind w:firstLine="0"/>
              <w:jc w:val="right"/>
              <w:rPr>
                <w:sz w:val="20"/>
                <w:szCs w:val="20"/>
              </w:rPr>
            </w:pPr>
            <w:r w:rsidRPr="00280BFE">
              <w:rPr>
                <w:sz w:val="20"/>
                <w:szCs w:val="20"/>
              </w:rPr>
              <w:t>0.080</w:t>
            </w:r>
          </w:p>
        </w:tc>
      </w:tr>
      <w:tr w:rsidR="00C269A7" w:rsidRPr="00280BFE" w14:paraId="566589B3" w14:textId="77777777" w:rsidTr="00130D03">
        <w:trPr>
          <w:trHeight w:val="60"/>
          <w:jc w:val="center"/>
        </w:trPr>
        <w:tc>
          <w:tcPr>
            <w:tcW w:w="1710" w:type="dxa"/>
            <w:shd w:val="clear" w:color="auto" w:fill="auto"/>
            <w:noWrap/>
            <w:vAlign w:val="center"/>
            <w:hideMark/>
          </w:tcPr>
          <w:p w14:paraId="7330954F" w14:textId="6316533B" w:rsidR="00C269A7" w:rsidRPr="00280BFE" w:rsidRDefault="00C269A7" w:rsidP="00A95889">
            <w:pPr>
              <w:widowControl/>
              <w:ind w:firstLine="0"/>
              <w:jc w:val="left"/>
              <w:rPr>
                <w:rFonts w:eastAsia="Times New Roman"/>
                <w:bCs/>
                <w:kern w:val="0"/>
                <w:sz w:val="20"/>
                <w:szCs w:val="20"/>
                <w:lang w:eastAsia="en-US"/>
              </w:rPr>
            </w:pPr>
            <w:r w:rsidRPr="00280BFE">
              <w:rPr>
                <w:rFonts w:eastAsia="Times New Roman"/>
                <w:bCs/>
                <w:kern w:val="0"/>
                <w:sz w:val="20"/>
                <w:szCs w:val="20"/>
                <w:lang w:eastAsia="en-US"/>
              </w:rPr>
              <w:t>Scenario</w:t>
            </w:r>
            <w:r w:rsidR="00130D03">
              <w:rPr>
                <w:rFonts w:eastAsia="Times New Roman"/>
                <w:bCs/>
                <w:kern w:val="0"/>
                <w:sz w:val="20"/>
                <w:szCs w:val="20"/>
                <w:lang w:eastAsia="en-US"/>
              </w:rPr>
              <w:t xml:space="preserve"> </w:t>
            </w:r>
            <w:r w:rsidRPr="00280BFE">
              <w:rPr>
                <w:rFonts w:eastAsia="Times New Roman"/>
                <w:bCs/>
                <w:kern w:val="0"/>
                <w:sz w:val="20"/>
                <w:szCs w:val="20"/>
                <w:lang w:eastAsia="en-US"/>
              </w:rPr>
              <w:t>7 (S7)</w:t>
            </w:r>
          </w:p>
        </w:tc>
        <w:tc>
          <w:tcPr>
            <w:tcW w:w="955" w:type="dxa"/>
            <w:shd w:val="clear" w:color="auto" w:fill="auto"/>
            <w:vAlign w:val="center"/>
            <w:hideMark/>
          </w:tcPr>
          <w:p w14:paraId="29DCDF67" w14:textId="77777777" w:rsidR="00C269A7" w:rsidRPr="00280BFE" w:rsidRDefault="00C269A7" w:rsidP="005F1D9C">
            <w:pPr>
              <w:ind w:firstLine="0"/>
              <w:jc w:val="right"/>
              <w:rPr>
                <w:sz w:val="20"/>
                <w:szCs w:val="20"/>
              </w:rPr>
            </w:pPr>
            <w:r w:rsidRPr="00280BFE">
              <w:rPr>
                <w:sz w:val="20"/>
                <w:szCs w:val="20"/>
              </w:rPr>
              <w:t>0.090</w:t>
            </w:r>
          </w:p>
        </w:tc>
        <w:tc>
          <w:tcPr>
            <w:tcW w:w="955" w:type="dxa"/>
            <w:shd w:val="clear" w:color="auto" w:fill="auto"/>
            <w:vAlign w:val="center"/>
            <w:hideMark/>
          </w:tcPr>
          <w:p w14:paraId="197334E2" w14:textId="77777777" w:rsidR="00C269A7" w:rsidRPr="00280BFE" w:rsidRDefault="00C269A7" w:rsidP="005F1D9C">
            <w:pPr>
              <w:ind w:firstLine="0"/>
              <w:jc w:val="right"/>
              <w:rPr>
                <w:sz w:val="20"/>
                <w:szCs w:val="20"/>
              </w:rPr>
            </w:pPr>
            <w:r w:rsidRPr="00280BFE">
              <w:rPr>
                <w:sz w:val="20"/>
                <w:szCs w:val="20"/>
              </w:rPr>
              <w:t>0.180</w:t>
            </w:r>
          </w:p>
        </w:tc>
        <w:tc>
          <w:tcPr>
            <w:tcW w:w="955" w:type="dxa"/>
            <w:shd w:val="clear" w:color="auto" w:fill="auto"/>
            <w:vAlign w:val="center"/>
            <w:hideMark/>
          </w:tcPr>
          <w:p w14:paraId="73C079FF" w14:textId="77777777" w:rsidR="00C269A7" w:rsidRPr="00280BFE" w:rsidRDefault="00C269A7" w:rsidP="005F1D9C">
            <w:pPr>
              <w:ind w:firstLine="0"/>
              <w:jc w:val="right"/>
              <w:rPr>
                <w:sz w:val="20"/>
                <w:szCs w:val="20"/>
              </w:rPr>
            </w:pPr>
            <w:r w:rsidRPr="00280BFE">
              <w:rPr>
                <w:sz w:val="20"/>
                <w:szCs w:val="20"/>
              </w:rPr>
              <w:t>0.045</w:t>
            </w:r>
          </w:p>
        </w:tc>
        <w:tc>
          <w:tcPr>
            <w:tcW w:w="955" w:type="dxa"/>
            <w:shd w:val="clear" w:color="auto" w:fill="auto"/>
            <w:vAlign w:val="center"/>
            <w:hideMark/>
          </w:tcPr>
          <w:p w14:paraId="3A1518CF" w14:textId="77777777" w:rsidR="00C269A7" w:rsidRPr="00280BFE" w:rsidRDefault="00C269A7" w:rsidP="005F1D9C">
            <w:pPr>
              <w:ind w:firstLine="0"/>
              <w:jc w:val="right"/>
              <w:rPr>
                <w:sz w:val="20"/>
                <w:szCs w:val="20"/>
              </w:rPr>
            </w:pPr>
            <w:r w:rsidRPr="00280BFE">
              <w:rPr>
                <w:sz w:val="20"/>
                <w:szCs w:val="20"/>
              </w:rPr>
              <w:t>0.090</w:t>
            </w:r>
          </w:p>
        </w:tc>
      </w:tr>
      <w:tr w:rsidR="00C269A7" w:rsidRPr="00280BFE" w14:paraId="023B4CBC" w14:textId="77777777" w:rsidTr="00130D03">
        <w:trPr>
          <w:trHeight w:val="60"/>
          <w:jc w:val="center"/>
        </w:trPr>
        <w:tc>
          <w:tcPr>
            <w:tcW w:w="1710" w:type="dxa"/>
            <w:shd w:val="clear" w:color="auto" w:fill="auto"/>
            <w:noWrap/>
            <w:vAlign w:val="center"/>
            <w:hideMark/>
          </w:tcPr>
          <w:p w14:paraId="10608354" w14:textId="2CAC5D38" w:rsidR="00C269A7" w:rsidRPr="00280BFE" w:rsidRDefault="00C269A7" w:rsidP="00A95889">
            <w:pPr>
              <w:widowControl/>
              <w:ind w:firstLine="0"/>
              <w:jc w:val="left"/>
              <w:rPr>
                <w:rFonts w:eastAsia="Times New Roman"/>
                <w:bCs/>
                <w:kern w:val="0"/>
                <w:sz w:val="20"/>
                <w:szCs w:val="20"/>
                <w:lang w:eastAsia="en-US"/>
              </w:rPr>
            </w:pPr>
            <w:r w:rsidRPr="00280BFE">
              <w:rPr>
                <w:rFonts w:eastAsia="Times New Roman"/>
                <w:bCs/>
                <w:kern w:val="0"/>
                <w:sz w:val="20"/>
                <w:szCs w:val="20"/>
                <w:lang w:eastAsia="en-US"/>
              </w:rPr>
              <w:t>Scenario</w:t>
            </w:r>
            <w:r w:rsidR="00130D03">
              <w:rPr>
                <w:rFonts w:eastAsia="Times New Roman"/>
                <w:bCs/>
                <w:kern w:val="0"/>
                <w:sz w:val="20"/>
                <w:szCs w:val="20"/>
                <w:lang w:eastAsia="en-US"/>
              </w:rPr>
              <w:t xml:space="preserve"> </w:t>
            </w:r>
            <w:r w:rsidRPr="00280BFE">
              <w:rPr>
                <w:rFonts w:eastAsia="Times New Roman"/>
                <w:bCs/>
                <w:kern w:val="0"/>
                <w:sz w:val="20"/>
                <w:szCs w:val="20"/>
                <w:lang w:eastAsia="en-US"/>
              </w:rPr>
              <w:t>8 (S8)</w:t>
            </w:r>
          </w:p>
        </w:tc>
        <w:tc>
          <w:tcPr>
            <w:tcW w:w="955" w:type="dxa"/>
            <w:shd w:val="clear" w:color="auto" w:fill="auto"/>
            <w:vAlign w:val="center"/>
            <w:hideMark/>
          </w:tcPr>
          <w:p w14:paraId="619AE530" w14:textId="77777777" w:rsidR="00C269A7" w:rsidRPr="00280BFE" w:rsidRDefault="00C269A7" w:rsidP="005F1D9C">
            <w:pPr>
              <w:ind w:firstLine="0"/>
              <w:jc w:val="right"/>
              <w:rPr>
                <w:sz w:val="20"/>
                <w:szCs w:val="20"/>
              </w:rPr>
            </w:pPr>
            <w:r w:rsidRPr="00280BFE">
              <w:rPr>
                <w:sz w:val="20"/>
                <w:szCs w:val="20"/>
              </w:rPr>
              <w:t>0.100</w:t>
            </w:r>
          </w:p>
        </w:tc>
        <w:tc>
          <w:tcPr>
            <w:tcW w:w="955" w:type="dxa"/>
            <w:shd w:val="clear" w:color="auto" w:fill="auto"/>
            <w:vAlign w:val="center"/>
            <w:hideMark/>
          </w:tcPr>
          <w:p w14:paraId="0E573AB5" w14:textId="77777777" w:rsidR="00C269A7" w:rsidRPr="00280BFE" w:rsidRDefault="00C269A7" w:rsidP="005F1D9C">
            <w:pPr>
              <w:ind w:firstLine="0"/>
              <w:jc w:val="right"/>
              <w:rPr>
                <w:sz w:val="20"/>
                <w:szCs w:val="20"/>
              </w:rPr>
            </w:pPr>
            <w:r w:rsidRPr="00280BFE">
              <w:rPr>
                <w:sz w:val="20"/>
                <w:szCs w:val="20"/>
              </w:rPr>
              <w:t>0.200</w:t>
            </w:r>
          </w:p>
        </w:tc>
        <w:tc>
          <w:tcPr>
            <w:tcW w:w="955" w:type="dxa"/>
            <w:shd w:val="clear" w:color="auto" w:fill="auto"/>
            <w:vAlign w:val="center"/>
            <w:hideMark/>
          </w:tcPr>
          <w:p w14:paraId="4373E42E" w14:textId="77777777" w:rsidR="00C269A7" w:rsidRPr="00280BFE" w:rsidRDefault="00C269A7" w:rsidP="005F1D9C">
            <w:pPr>
              <w:ind w:firstLine="0"/>
              <w:jc w:val="right"/>
              <w:rPr>
                <w:sz w:val="20"/>
                <w:szCs w:val="20"/>
              </w:rPr>
            </w:pPr>
            <w:r w:rsidRPr="00280BFE">
              <w:rPr>
                <w:sz w:val="20"/>
                <w:szCs w:val="20"/>
              </w:rPr>
              <w:t>0.050</w:t>
            </w:r>
          </w:p>
        </w:tc>
        <w:tc>
          <w:tcPr>
            <w:tcW w:w="955" w:type="dxa"/>
            <w:shd w:val="clear" w:color="auto" w:fill="auto"/>
            <w:vAlign w:val="center"/>
            <w:hideMark/>
          </w:tcPr>
          <w:p w14:paraId="50059BEA" w14:textId="77777777" w:rsidR="00C269A7" w:rsidRPr="00280BFE" w:rsidRDefault="00C269A7" w:rsidP="005F1D9C">
            <w:pPr>
              <w:ind w:firstLine="0"/>
              <w:jc w:val="right"/>
              <w:rPr>
                <w:sz w:val="20"/>
                <w:szCs w:val="20"/>
              </w:rPr>
            </w:pPr>
            <w:r w:rsidRPr="00280BFE">
              <w:rPr>
                <w:sz w:val="20"/>
                <w:szCs w:val="20"/>
              </w:rPr>
              <w:t>0.100</w:t>
            </w:r>
          </w:p>
        </w:tc>
      </w:tr>
    </w:tbl>
    <w:p w14:paraId="751FEBE0" w14:textId="77777777" w:rsidR="00130D03" w:rsidRDefault="00130D03" w:rsidP="00F13CD4">
      <w:pPr>
        <w:rPr>
          <w:szCs w:val="22"/>
        </w:rPr>
      </w:pPr>
    </w:p>
    <w:p w14:paraId="076FC0EA" w14:textId="6D6E0AC3" w:rsidR="005306BC" w:rsidRPr="008C009C" w:rsidRDefault="003D1423" w:rsidP="005306BC">
      <w:pPr>
        <w:rPr>
          <w:sz w:val="24"/>
        </w:rPr>
      </w:pPr>
      <w:r w:rsidRPr="008C009C">
        <w:rPr>
          <w:sz w:val="24"/>
        </w:rPr>
        <w:t xml:space="preserve">The impacts of each </w:t>
      </w:r>
      <w:r w:rsidR="00070792" w:rsidRPr="008C009C">
        <w:rPr>
          <w:sz w:val="24"/>
        </w:rPr>
        <w:t>scenario</w:t>
      </w:r>
      <w:r w:rsidRPr="008C009C">
        <w:rPr>
          <w:sz w:val="24"/>
        </w:rPr>
        <w:t xml:space="preserve"> were determined </w:t>
      </w:r>
      <w:r w:rsidR="005E7BE7" w:rsidRPr="008C009C">
        <w:rPr>
          <w:sz w:val="24"/>
        </w:rPr>
        <w:t xml:space="preserve">for </w:t>
      </w:r>
      <w:r w:rsidRPr="008C009C">
        <w:rPr>
          <w:sz w:val="24"/>
        </w:rPr>
        <w:t xml:space="preserve">each of </w:t>
      </w:r>
      <w:r w:rsidR="005E7BE7" w:rsidRPr="008C009C">
        <w:rPr>
          <w:sz w:val="24"/>
        </w:rPr>
        <w:t xml:space="preserve">the years 2010, 2015, and 2025. </w:t>
      </w:r>
      <w:r w:rsidR="00AD0F52" w:rsidRPr="008C009C">
        <w:rPr>
          <w:sz w:val="24"/>
        </w:rPr>
        <w:t xml:space="preserve">The results </w:t>
      </w:r>
      <w:r w:rsidRPr="008C009C">
        <w:rPr>
          <w:sz w:val="24"/>
        </w:rPr>
        <w:t>we</w:t>
      </w:r>
      <w:r w:rsidR="001F6BCB" w:rsidRPr="008C009C">
        <w:rPr>
          <w:sz w:val="24"/>
        </w:rPr>
        <w:t xml:space="preserve">re </w:t>
      </w:r>
      <w:r w:rsidR="00AD0F52" w:rsidRPr="008C009C">
        <w:rPr>
          <w:sz w:val="24"/>
        </w:rPr>
        <w:t>then displayed to s</w:t>
      </w:r>
      <w:r w:rsidR="004C13DC" w:rsidRPr="008C009C">
        <w:rPr>
          <w:sz w:val="24"/>
        </w:rPr>
        <w:t>how</w:t>
      </w:r>
      <w:r w:rsidR="00AD0F52" w:rsidRPr="008C009C">
        <w:rPr>
          <w:sz w:val="24"/>
        </w:rPr>
        <w:t xml:space="preserve"> </w:t>
      </w:r>
      <w:r w:rsidRPr="008C009C">
        <w:rPr>
          <w:sz w:val="24"/>
        </w:rPr>
        <w:t xml:space="preserve">the </w:t>
      </w:r>
      <w:r w:rsidR="00AD0F52" w:rsidRPr="008C009C">
        <w:rPr>
          <w:sz w:val="24"/>
        </w:rPr>
        <w:t>traffic flow distribution</w:t>
      </w:r>
      <w:r w:rsidR="000E2A2A" w:rsidRPr="008C009C">
        <w:rPr>
          <w:sz w:val="24"/>
        </w:rPr>
        <w:t>s</w:t>
      </w:r>
      <w:r w:rsidR="00EC5BFD" w:rsidRPr="008C009C">
        <w:rPr>
          <w:sz w:val="24"/>
        </w:rPr>
        <w:t xml:space="preserve"> </w:t>
      </w:r>
      <w:r w:rsidR="004C13DC" w:rsidRPr="008C009C">
        <w:rPr>
          <w:sz w:val="24"/>
        </w:rPr>
        <w:t>in the network.</w:t>
      </w:r>
      <w:r w:rsidR="00AD0F52" w:rsidRPr="008C009C">
        <w:rPr>
          <w:sz w:val="24"/>
        </w:rPr>
        <w:t xml:space="preserve"> </w:t>
      </w:r>
      <w:r w:rsidR="004C13DC" w:rsidRPr="008C009C">
        <w:rPr>
          <w:sz w:val="24"/>
        </w:rPr>
        <w:t>T</w:t>
      </w:r>
      <w:r w:rsidR="00AD0F52" w:rsidRPr="008C009C">
        <w:rPr>
          <w:sz w:val="24"/>
        </w:rPr>
        <w:t xml:space="preserve">he </w:t>
      </w:r>
      <w:r w:rsidRPr="008C009C">
        <w:rPr>
          <w:sz w:val="24"/>
        </w:rPr>
        <w:t xml:space="preserve">results also present </w:t>
      </w:r>
      <w:r w:rsidR="00CF34E9" w:rsidRPr="008C009C">
        <w:rPr>
          <w:sz w:val="24"/>
        </w:rPr>
        <w:t>visualiz</w:t>
      </w:r>
      <w:r w:rsidRPr="008C009C">
        <w:rPr>
          <w:sz w:val="24"/>
        </w:rPr>
        <w:t xml:space="preserve">ation of </w:t>
      </w:r>
      <w:r w:rsidR="00E670FB" w:rsidRPr="008C009C">
        <w:rPr>
          <w:sz w:val="24"/>
        </w:rPr>
        <w:t xml:space="preserve">the </w:t>
      </w:r>
      <w:r w:rsidR="00036E53" w:rsidRPr="008C009C">
        <w:rPr>
          <w:sz w:val="24"/>
        </w:rPr>
        <w:t>traffic flow</w:t>
      </w:r>
      <w:r w:rsidRPr="008C009C">
        <w:rPr>
          <w:sz w:val="24"/>
        </w:rPr>
        <w:t xml:space="preserve">, showing </w:t>
      </w:r>
      <w:r w:rsidR="00E670FB" w:rsidRPr="008C009C">
        <w:rPr>
          <w:sz w:val="24"/>
        </w:rPr>
        <w:t>the</w:t>
      </w:r>
      <w:r w:rsidR="00036E53" w:rsidRPr="008C009C">
        <w:rPr>
          <w:sz w:val="24"/>
        </w:rPr>
        <w:t xml:space="preserve"> </w:t>
      </w:r>
      <w:r w:rsidR="00004DA9" w:rsidRPr="008C009C">
        <w:rPr>
          <w:sz w:val="24"/>
        </w:rPr>
        <w:t xml:space="preserve">most </w:t>
      </w:r>
      <w:r w:rsidR="00036E53" w:rsidRPr="008C009C">
        <w:rPr>
          <w:sz w:val="24"/>
        </w:rPr>
        <w:t>impacted road</w:t>
      </w:r>
      <w:r w:rsidR="00004DA9" w:rsidRPr="008C009C">
        <w:rPr>
          <w:sz w:val="24"/>
        </w:rPr>
        <w:t xml:space="preserve"> segment</w:t>
      </w:r>
      <w:r w:rsidR="00036E53" w:rsidRPr="008C009C">
        <w:rPr>
          <w:sz w:val="24"/>
        </w:rPr>
        <w:t>s</w:t>
      </w:r>
      <w:r w:rsidR="00AD0F52" w:rsidRPr="008C009C">
        <w:rPr>
          <w:sz w:val="24"/>
        </w:rPr>
        <w:t>.</w:t>
      </w:r>
      <w:r w:rsidR="00EC5BFD" w:rsidRPr="008C009C">
        <w:rPr>
          <w:sz w:val="24"/>
        </w:rPr>
        <w:t xml:space="preserve"> In addition, </w:t>
      </w:r>
      <w:r w:rsidRPr="008C009C">
        <w:rPr>
          <w:sz w:val="24"/>
        </w:rPr>
        <w:t xml:space="preserve">the developed tool was </w:t>
      </w:r>
      <w:r w:rsidR="00536277">
        <w:rPr>
          <w:sz w:val="24"/>
        </w:rPr>
        <w:t xml:space="preserve">designed </w:t>
      </w:r>
      <w:r w:rsidRPr="008C009C">
        <w:rPr>
          <w:sz w:val="24"/>
        </w:rPr>
        <w:t xml:space="preserve">to </w:t>
      </w:r>
      <w:r w:rsidR="00EC5BFD" w:rsidRPr="008C009C">
        <w:rPr>
          <w:sz w:val="24"/>
        </w:rPr>
        <w:t xml:space="preserve">integrate with Google Maps, </w:t>
      </w:r>
      <w:r w:rsidRPr="008C009C">
        <w:rPr>
          <w:sz w:val="24"/>
        </w:rPr>
        <w:t>and therefore addition</w:t>
      </w:r>
      <w:r w:rsidR="00536277">
        <w:rPr>
          <w:sz w:val="24"/>
        </w:rPr>
        <w:t>al</w:t>
      </w:r>
      <w:r w:rsidRPr="008C009C">
        <w:rPr>
          <w:sz w:val="24"/>
        </w:rPr>
        <w:t xml:space="preserve"> information of the study area can be visualized (Figure 3).</w:t>
      </w:r>
      <w:r w:rsidR="00404FC5" w:rsidRPr="008C009C">
        <w:rPr>
          <w:sz w:val="24"/>
        </w:rPr>
        <w:t xml:space="preserve"> </w:t>
      </w:r>
      <w:r w:rsidR="007E732B">
        <w:rPr>
          <w:sz w:val="24"/>
        </w:rPr>
        <w:t>As s</w:t>
      </w:r>
      <w:r w:rsidR="00536277">
        <w:rPr>
          <w:sz w:val="24"/>
        </w:rPr>
        <w:t xml:space="preserve">hown in </w:t>
      </w:r>
      <w:r w:rsidR="00FB68D8" w:rsidRPr="008C009C">
        <w:rPr>
          <w:sz w:val="24"/>
        </w:rPr>
        <w:t>the figure</w:t>
      </w:r>
      <w:r w:rsidR="00536277">
        <w:rPr>
          <w:sz w:val="24"/>
        </w:rPr>
        <w:t xml:space="preserve">, </w:t>
      </w:r>
      <w:r w:rsidR="00FB68D8" w:rsidRPr="008C009C">
        <w:rPr>
          <w:sz w:val="24"/>
        </w:rPr>
        <w:t xml:space="preserve">the </w:t>
      </w:r>
      <w:r w:rsidR="00536277">
        <w:rPr>
          <w:sz w:val="24"/>
        </w:rPr>
        <w:t xml:space="preserve">I-465 toll </w:t>
      </w:r>
      <w:r w:rsidR="00FB68D8" w:rsidRPr="008C009C">
        <w:rPr>
          <w:sz w:val="24"/>
        </w:rPr>
        <w:t xml:space="preserve">implementation </w:t>
      </w:r>
      <w:r w:rsidR="00536277">
        <w:rPr>
          <w:sz w:val="24"/>
        </w:rPr>
        <w:t>af</w:t>
      </w:r>
      <w:r w:rsidR="000F01E6" w:rsidRPr="008C009C">
        <w:rPr>
          <w:sz w:val="24"/>
        </w:rPr>
        <w:t>fects traffic flows</w:t>
      </w:r>
      <w:r w:rsidR="00FB68D8" w:rsidRPr="008C009C">
        <w:rPr>
          <w:sz w:val="24"/>
        </w:rPr>
        <w:t xml:space="preserve"> on </w:t>
      </w:r>
      <w:r w:rsidR="00536277">
        <w:rPr>
          <w:sz w:val="24"/>
        </w:rPr>
        <w:t xml:space="preserve">the </w:t>
      </w:r>
      <w:r w:rsidR="00070792" w:rsidRPr="008C009C">
        <w:rPr>
          <w:sz w:val="24"/>
        </w:rPr>
        <w:t>roads that are direct</w:t>
      </w:r>
      <w:r w:rsidR="00CF34E9" w:rsidRPr="008C009C">
        <w:rPr>
          <w:sz w:val="24"/>
        </w:rPr>
        <w:t>ly</w:t>
      </w:r>
      <w:r w:rsidR="00FB68D8" w:rsidRPr="008C009C">
        <w:rPr>
          <w:sz w:val="24"/>
        </w:rPr>
        <w:t xml:space="preserve"> or </w:t>
      </w:r>
      <w:r w:rsidR="00CF34E9" w:rsidRPr="008C009C">
        <w:rPr>
          <w:sz w:val="24"/>
        </w:rPr>
        <w:t>i</w:t>
      </w:r>
      <w:r w:rsidR="00FB68D8" w:rsidRPr="008C009C">
        <w:rPr>
          <w:sz w:val="24"/>
        </w:rPr>
        <w:t>ndirect</w:t>
      </w:r>
      <w:r w:rsidR="00CF34E9" w:rsidRPr="008C009C">
        <w:rPr>
          <w:sz w:val="24"/>
        </w:rPr>
        <w:t>l</w:t>
      </w:r>
      <w:r w:rsidR="00EC5BFD" w:rsidRPr="008C009C">
        <w:rPr>
          <w:sz w:val="24"/>
        </w:rPr>
        <w:t xml:space="preserve">y </w:t>
      </w:r>
      <w:r w:rsidR="00346EBC" w:rsidRPr="008C009C">
        <w:rPr>
          <w:sz w:val="24"/>
        </w:rPr>
        <w:t xml:space="preserve">connected with </w:t>
      </w:r>
      <w:r w:rsidR="008A47CF" w:rsidRPr="008C009C">
        <w:rPr>
          <w:sz w:val="24"/>
        </w:rPr>
        <w:t>I-465. The</w:t>
      </w:r>
      <w:r w:rsidRPr="008C009C">
        <w:rPr>
          <w:sz w:val="24"/>
        </w:rPr>
        <w:t>se</w:t>
      </w:r>
      <w:r w:rsidR="008A47CF" w:rsidRPr="008C009C">
        <w:rPr>
          <w:sz w:val="24"/>
        </w:rPr>
        <w:t xml:space="preserve"> results are </w:t>
      </w:r>
      <w:r w:rsidRPr="008C009C">
        <w:rPr>
          <w:sz w:val="24"/>
        </w:rPr>
        <w:t xml:space="preserve">intuitive because </w:t>
      </w:r>
      <w:r w:rsidR="00536277">
        <w:rPr>
          <w:sz w:val="24"/>
        </w:rPr>
        <w:t>i</w:t>
      </w:r>
      <w:r w:rsidR="00AD1496">
        <w:rPr>
          <w:sz w:val="24"/>
        </w:rPr>
        <w:t>t</w:t>
      </w:r>
      <w:r w:rsidR="00536277">
        <w:rPr>
          <w:sz w:val="24"/>
        </w:rPr>
        <w:t xml:space="preserve"> suggests, quite expectedly, </w:t>
      </w:r>
      <w:r w:rsidR="00AD1496">
        <w:rPr>
          <w:sz w:val="24"/>
        </w:rPr>
        <w:t xml:space="preserve">that </w:t>
      </w:r>
      <w:r w:rsidR="008A47CF" w:rsidRPr="008C009C">
        <w:rPr>
          <w:sz w:val="24"/>
        </w:rPr>
        <w:t xml:space="preserve">travelers </w:t>
      </w:r>
      <w:r w:rsidR="00536277">
        <w:rPr>
          <w:sz w:val="24"/>
        </w:rPr>
        <w:t xml:space="preserve">will </w:t>
      </w:r>
      <w:r w:rsidRPr="008C009C">
        <w:rPr>
          <w:sz w:val="24"/>
        </w:rPr>
        <w:t xml:space="preserve">seek </w:t>
      </w:r>
      <w:r w:rsidR="008A47CF" w:rsidRPr="008C009C">
        <w:rPr>
          <w:sz w:val="24"/>
        </w:rPr>
        <w:t xml:space="preserve">to avoid paying tolls and </w:t>
      </w:r>
      <w:r w:rsidRPr="008C009C">
        <w:rPr>
          <w:sz w:val="24"/>
        </w:rPr>
        <w:t xml:space="preserve">instead use </w:t>
      </w:r>
      <w:r w:rsidR="008A47CF" w:rsidRPr="008C009C">
        <w:rPr>
          <w:sz w:val="24"/>
        </w:rPr>
        <w:t>alternative ro</w:t>
      </w:r>
      <w:r w:rsidRPr="008C009C">
        <w:rPr>
          <w:sz w:val="24"/>
        </w:rPr>
        <w:t xml:space="preserve">utes </w:t>
      </w:r>
      <w:r w:rsidR="008A47CF" w:rsidRPr="008C009C">
        <w:rPr>
          <w:sz w:val="24"/>
        </w:rPr>
        <w:t>to reach their destinations</w:t>
      </w:r>
      <w:r w:rsidR="00536277">
        <w:rPr>
          <w:sz w:val="24"/>
        </w:rPr>
        <w:t>, and in doing so, they do not s</w:t>
      </w:r>
      <w:r w:rsidR="008A47CF" w:rsidRPr="008C009C">
        <w:rPr>
          <w:sz w:val="24"/>
        </w:rPr>
        <w:t>ignificant</w:t>
      </w:r>
      <w:r w:rsidR="00536277">
        <w:rPr>
          <w:sz w:val="24"/>
        </w:rPr>
        <w:t>ly</w:t>
      </w:r>
      <w:r w:rsidR="008A47CF" w:rsidRPr="008C009C">
        <w:rPr>
          <w:sz w:val="24"/>
        </w:rPr>
        <w:t xml:space="preserve"> increas</w:t>
      </w:r>
      <w:r w:rsidR="00536277">
        <w:rPr>
          <w:sz w:val="24"/>
        </w:rPr>
        <w:t>e</w:t>
      </w:r>
      <w:r w:rsidR="008A47CF" w:rsidRPr="008C009C">
        <w:rPr>
          <w:sz w:val="24"/>
        </w:rPr>
        <w:t xml:space="preserve"> their travel times. </w:t>
      </w:r>
      <w:r w:rsidR="0076223B" w:rsidRPr="008C009C">
        <w:rPr>
          <w:sz w:val="24"/>
        </w:rPr>
        <w:t>As shown in Figure 3(</w:t>
      </w:r>
      <w:proofErr w:type="spellStart"/>
      <w:r w:rsidR="0076223B" w:rsidRPr="008C009C">
        <w:rPr>
          <w:sz w:val="24"/>
        </w:rPr>
        <w:t>b</w:t>
      </w:r>
      <w:proofErr w:type="spellEnd"/>
      <w:r w:rsidR="0076223B" w:rsidRPr="008C009C">
        <w:rPr>
          <w:sz w:val="24"/>
        </w:rPr>
        <w:t>)</w:t>
      </w:r>
      <w:r w:rsidR="00536277">
        <w:rPr>
          <w:sz w:val="24"/>
        </w:rPr>
        <w:t>,</w:t>
      </w:r>
      <w:r w:rsidR="0076223B" w:rsidRPr="008C009C">
        <w:rPr>
          <w:sz w:val="24"/>
        </w:rPr>
        <w:t xml:space="preserve"> t</w:t>
      </w:r>
      <w:r w:rsidR="008A47CF" w:rsidRPr="008C009C">
        <w:rPr>
          <w:sz w:val="24"/>
        </w:rPr>
        <w:t xml:space="preserve">he </w:t>
      </w:r>
      <w:r w:rsidR="00536277">
        <w:rPr>
          <w:sz w:val="24"/>
        </w:rPr>
        <w:t xml:space="preserve">most impacted </w:t>
      </w:r>
      <w:r w:rsidR="008A47CF" w:rsidRPr="008C009C">
        <w:rPr>
          <w:sz w:val="24"/>
        </w:rPr>
        <w:t xml:space="preserve">road segments </w:t>
      </w:r>
      <w:r w:rsidR="00536277">
        <w:rPr>
          <w:sz w:val="24"/>
        </w:rPr>
        <w:t xml:space="preserve">are </w:t>
      </w:r>
      <w:r w:rsidR="008A47CF" w:rsidRPr="008C009C">
        <w:rPr>
          <w:sz w:val="24"/>
        </w:rPr>
        <w:t xml:space="preserve">I-69 North and I-465. The </w:t>
      </w:r>
      <w:r w:rsidR="00536277">
        <w:rPr>
          <w:sz w:val="24"/>
        </w:rPr>
        <w:t xml:space="preserve">observed </w:t>
      </w:r>
      <w:r w:rsidR="008A47CF" w:rsidRPr="008C009C">
        <w:rPr>
          <w:sz w:val="24"/>
        </w:rPr>
        <w:t>increase in traffic flow may</w:t>
      </w:r>
      <w:r w:rsidR="0076223B" w:rsidRPr="008C009C">
        <w:rPr>
          <w:sz w:val="24"/>
        </w:rPr>
        <w:t>be</w:t>
      </w:r>
      <w:r w:rsidR="008A47CF" w:rsidRPr="008C009C">
        <w:rPr>
          <w:sz w:val="24"/>
        </w:rPr>
        <w:t xml:space="preserve"> due to the significant growth in Noblesville, Fishers </w:t>
      </w:r>
      <w:r w:rsidR="005306BC" w:rsidRPr="008C009C">
        <w:rPr>
          <w:sz w:val="24"/>
        </w:rPr>
        <w:t>and the northern part of Indianapolis.</w:t>
      </w:r>
    </w:p>
    <w:p w14:paraId="00664101" w14:textId="7C510AFE" w:rsidR="0002190E" w:rsidRPr="008C009C" w:rsidRDefault="005306BC" w:rsidP="005306BC">
      <w:pPr>
        <w:rPr>
          <w:sz w:val="24"/>
        </w:rPr>
      </w:pPr>
      <w:r w:rsidRPr="008C009C">
        <w:rPr>
          <w:sz w:val="24"/>
        </w:rPr>
        <w:t>F</w:t>
      </w:r>
      <w:r w:rsidR="00767938">
        <w:rPr>
          <w:sz w:val="24"/>
        </w:rPr>
        <w:t xml:space="preserve">igure 4 presents </w:t>
      </w:r>
      <w:r w:rsidRPr="008C009C">
        <w:rPr>
          <w:sz w:val="24"/>
        </w:rPr>
        <w:t xml:space="preserve">an increasing trend of annual revenues for the years 2010, 2015, and 2025. The revenues are all converted into 2017 dollars’ value. </w:t>
      </w:r>
      <w:r w:rsidR="00D05D33">
        <w:rPr>
          <w:sz w:val="24"/>
        </w:rPr>
        <w:t>As expected, t</w:t>
      </w:r>
      <w:r w:rsidRPr="008C009C">
        <w:rPr>
          <w:sz w:val="24"/>
        </w:rPr>
        <w:t>he base case (no toll) and scenario 8 (highest toll) for all three</w:t>
      </w:r>
      <w:r w:rsidR="00D05D33">
        <w:rPr>
          <w:sz w:val="24"/>
        </w:rPr>
        <w:t xml:space="preserve"> future </w:t>
      </w:r>
      <w:r w:rsidRPr="008C009C">
        <w:rPr>
          <w:sz w:val="24"/>
        </w:rPr>
        <w:t>years have lowest and highest revenues, respectively. The revenue for the 8 scenarios increases monotonically with increasing toll rate but the marginal increase in the revenue falls</w:t>
      </w:r>
      <w:r w:rsidR="007E732B">
        <w:rPr>
          <w:sz w:val="24"/>
        </w:rPr>
        <w:t xml:space="preserve"> a</w:t>
      </w:r>
      <w:r w:rsidRPr="008C009C">
        <w:rPr>
          <w:sz w:val="24"/>
        </w:rPr>
        <w:t xml:space="preserve">s the toll rate increases. In fact, the increase in tolls </w:t>
      </w:r>
      <w:r w:rsidR="007E732B">
        <w:rPr>
          <w:sz w:val="24"/>
        </w:rPr>
        <w:t xml:space="preserve">yield revenue </w:t>
      </w:r>
      <w:r w:rsidRPr="008C009C">
        <w:rPr>
          <w:sz w:val="24"/>
        </w:rPr>
        <w:t xml:space="preserve">increase only up to a </w:t>
      </w:r>
      <w:r w:rsidR="007E732B">
        <w:rPr>
          <w:sz w:val="24"/>
        </w:rPr>
        <w:t xml:space="preserve">certain </w:t>
      </w:r>
      <w:r w:rsidRPr="008C009C">
        <w:rPr>
          <w:sz w:val="24"/>
        </w:rPr>
        <w:t>point</w:t>
      </w:r>
      <w:r w:rsidR="007E732B">
        <w:rPr>
          <w:sz w:val="24"/>
        </w:rPr>
        <w:t>.</w:t>
      </w:r>
      <w:r w:rsidRPr="008C009C">
        <w:rPr>
          <w:sz w:val="24"/>
        </w:rPr>
        <w:t xml:space="preserve"> Therefore, at a high enough toll rate, </w:t>
      </w:r>
      <w:r w:rsidR="007E732B">
        <w:rPr>
          <w:sz w:val="24"/>
        </w:rPr>
        <w:t>t</w:t>
      </w:r>
      <w:r w:rsidRPr="008C009C">
        <w:rPr>
          <w:sz w:val="24"/>
        </w:rPr>
        <w:t xml:space="preserve">he revenue drop </w:t>
      </w:r>
      <w:r w:rsidR="007E732B">
        <w:rPr>
          <w:sz w:val="24"/>
        </w:rPr>
        <w:t>(</w:t>
      </w:r>
      <w:r w:rsidRPr="008C009C">
        <w:rPr>
          <w:sz w:val="24"/>
        </w:rPr>
        <w:t>Figure 2</w:t>
      </w:r>
      <w:r w:rsidR="007E732B">
        <w:rPr>
          <w:sz w:val="24"/>
        </w:rPr>
        <w:t>)</w:t>
      </w:r>
      <w:r w:rsidRPr="008C009C">
        <w:rPr>
          <w:sz w:val="24"/>
        </w:rPr>
        <w:t>. Also</w:t>
      </w:r>
      <w:r w:rsidR="007E732B">
        <w:rPr>
          <w:sz w:val="24"/>
        </w:rPr>
        <w:t xml:space="preserve">, </w:t>
      </w:r>
      <w:r w:rsidRPr="008C009C">
        <w:rPr>
          <w:sz w:val="24"/>
        </w:rPr>
        <w:t>the gap between the 2025 revenue versus 2015 revenue as compared to the gap between 2015 revenue versus 2010 revenue is higher due to the additional five</w:t>
      </w:r>
      <w:r w:rsidR="00D05D33">
        <w:rPr>
          <w:sz w:val="24"/>
        </w:rPr>
        <w:t>-</w:t>
      </w:r>
      <w:r w:rsidRPr="008C009C">
        <w:rPr>
          <w:sz w:val="24"/>
        </w:rPr>
        <w:t>year difference in the former case.</w:t>
      </w:r>
    </w:p>
    <w:p w14:paraId="76D2ACA2" w14:textId="508E38E1" w:rsidR="005306BC" w:rsidRPr="008C009C" w:rsidRDefault="005306BC" w:rsidP="005306BC">
      <w:pPr>
        <w:ind w:firstLine="839"/>
        <w:rPr>
          <w:spacing w:val="-2"/>
          <w:sz w:val="24"/>
        </w:rPr>
      </w:pPr>
      <w:r w:rsidRPr="008C009C">
        <w:rPr>
          <w:spacing w:val="-2"/>
          <w:sz w:val="24"/>
        </w:rPr>
        <w:t xml:space="preserve">In addition, the 2010 revenues are slightly lower than 2015 revenues, while there is a </w:t>
      </w:r>
      <w:r w:rsidR="00C17E44">
        <w:rPr>
          <w:spacing w:val="-2"/>
          <w:sz w:val="24"/>
        </w:rPr>
        <w:t>larger</w:t>
      </w:r>
      <w:r w:rsidRPr="008C009C">
        <w:rPr>
          <w:spacing w:val="-2"/>
          <w:sz w:val="24"/>
        </w:rPr>
        <w:t xml:space="preserve"> gap between the 2015 revenues and </w:t>
      </w:r>
      <w:r w:rsidRPr="008C009C">
        <w:rPr>
          <w:spacing w:val="-2"/>
          <w:sz w:val="24"/>
        </w:rPr>
        <w:lastRenderedPageBreak/>
        <w:t xml:space="preserve">2025 revenues. Regarding TOD revenue distributions </w:t>
      </w:r>
      <w:r w:rsidR="007E732B">
        <w:rPr>
          <w:spacing w:val="-2"/>
          <w:sz w:val="24"/>
        </w:rPr>
        <w:t>(Figure 5a), s</w:t>
      </w:r>
      <w:r w:rsidRPr="008C009C">
        <w:rPr>
          <w:spacing w:val="-2"/>
          <w:sz w:val="24"/>
        </w:rPr>
        <w:t xml:space="preserve">imilar </w:t>
      </w:r>
      <w:r w:rsidR="007E732B">
        <w:rPr>
          <w:spacing w:val="-2"/>
          <w:sz w:val="24"/>
        </w:rPr>
        <w:t xml:space="preserve">diurnal </w:t>
      </w:r>
      <w:r w:rsidRPr="008C009C">
        <w:rPr>
          <w:spacing w:val="-2"/>
          <w:sz w:val="24"/>
        </w:rPr>
        <w:t>trends</w:t>
      </w:r>
      <w:r w:rsidR="007E732B">
        <w:rPr>
          <w:spacing w:val="-2"/>
          <w:sz w:val="24"/>
        </w:rPr>
        <w:t xml:space="preserve"> across </w:t>
      </w:r>
      <w:r w:rsidRPr="008C009C">
        <w:rPr>
          <w:spacing w:val="-2"/>
          <w:sz w:val="24"/>
        </w:rPr>
        <w:t xml:space="preserve">2010, 2015, and 2025 can be observed. The revenues are lowest from midnight to about 6:00 AM since there is less traffic in those hours; and highest during AM peak hours (6:00 AM – 9:00 AM) and PM peak hours (3:00 PM – 6:00 PM). The revenue at PM peak is higher and has a </w:t>
      </w:r>
      <w:r w:rsidR="00860557">
        <w:rPr>
          <w:spacing w:val="-2"/>
          <w:sz w:val="24"/>
        </w:rPr>
        <w:t xml:space="preserve">larger </w:t>
      </w:r>
      <w:r w:rsidRPr="008C009C">
        <w:rPr>
          <w:spacing w:val="-2"/>
          <w:sz w:val="24"/>
        </w:rPr>
        <w:t>amplitude compared to the AM peak.</w:t>
      </w:r>
    </w:p>
    <w:p w14:paraId="4B1610F0" w14:textId="5936BB8E" w:rsidR="005306BC" w:rsidRPr="008C009C" w:rsidRDefault="005306BC" w:rsidP="00767938">
      <w:pPr>
        <w:ind w:firstLine="839"/>
        <w:rPr>
          <w:sz w:val="24"/>
        </w:rPr>
      </w:pPr>
      <w:r w:rsidRPr="008C009C">
        <w:rPr>
          <w:spacing w:val="-1"/>
          <w:sz w:val="24"/>
        </w:rPr>
        <w:t>T</w:t>
      </w:r>
      <w:r w:rsidR="00BC0C39">
        <w:rPr>
          <w:spacing w:val="-1"/>
          <w:sz w:val="24"/>
        </w:rPr>
        <w:t>he t</w:t>
      </w:r>
      <w:r w:rsidRPr="008C009C">
        <w:rPr>
          <w:spacing w:val="-1"/>
          <w:sz w:val="24"/>
        </w:rPr>
        <w:t xml:space="preserve">otal VHT is lowest from midnight to 6:00 AM, and then spikes up to hit its morning peak at 8:00 AM. It falls at 9:00 AM and reaches its lowest point during the daytime at 10:00 AM. VHT gradually increases and sharply rises to its maximum at 5:00 PM. It then falls at 7:00 PM and increases to a secondary peak at 8:00 PM. </w:t>
      </w:r>
      <w:r w:rsidRPr="008C009C">
        <w:rPr>
          <w:rFonts w:eastAsiaTheme="minorEastAsia"/>
          <w:spacing w:val="-1"/>
          <w:sz w:val="24"/>
          <w:lang w:eastAsia="zh-CN"/>
        </w:rPr>
        <w:t>The secondary peak may be due to people’s activity</w:t>
      </w:r>
      <w:r w:rsidR="00BC0C39">
        <w:rPr>
          <w:rFonts w:eastAsiaTheme="minorEastAsia"/>
          <w:spacing w:val="-1"/>
          <w:sz w:val="24"/>
          <w:lang w:eastAsia="zh-CN"/>
        </w:rPr>
        <w:t xml:space="preserve"> outside of work hours</w:t>
      </w:r>
      <w:r w:rsidRPr="008C009C">
        <w:rPr>
          <w:rFonts w:eastAsiaTheme="minorEastAsia"/>
          <w:spacing w:val="-1"/>
          <w:sz w:val="24"/>
          <w:lang w:eastAsia="zh-CN"/>
        </w:rPr>
        <w:t xml:space="preserve">. For example, </w:t>
      </w:r>
      <w:r w:rsidR="00BC0C39">
        <w:rPr>
          <w:rFonts w:eastAsiaTheme="minorEastAsia"/>
          <w:spacing w:val="-1"/>
          <w:sz w:val="24"/>
          <w:lang w:eastAsia="zh-CN"/>
        </w:rPr>
        <w:t xml:space="preserve">the travelers </w:t>
      </w:r>
      <w:r w:rsidRPr="008C009C">
        <w:rPr>
          <w:rFonts w:eastAsiaTheme="minorEastAsia"/>
          <w:spacing w:val="-1"/>
          <w:sz w:val="24"/>
          <w:lang w:eastAsia="zh-CN"/>
        </w:rPr>
        <w:t xml:space="preserve">may </w:t>
      </w:r>
      <w:r w:rsidR="00BC0C39">
        <w:rPr>
          <w:rFonts w:eastAsiaTheme="minorEastAsia"/>
          <w:spacing w:val="-1"/>
          <w:sz w:val="24"/>
          <w:lang w:eastAsia="zh-CN"/>
        </w:rPr>
        <w:t xml:space="preserve">be making </w:t>
      </w:r>
      <w:r w:rsidRPr="008C009C">
        <w:rPr>
          <w:rFonts w:eastAsiaTheme="minorEastAsia"/>
          <w:spacing w:val="-1"/>
          <w:sz w:val="24"/>
          <w:lang w:eastAsia="zh-CN"/>
        </w:rPr>
        <w:t>restaurant</w:t>
      </w:r>
      <w:r w:rsidR="00BC0C39">
        <w:rPr>
          <w:rFonts w:eastAsiaTheme="minorEastAsia"/>
          <w:spacing w:val="-1"/>
          <w:sz w:val="24"/>
          <w:lang w:eastAsia="zh-CN"/>
        </w:rPr>
        <w:t xml:space="preserve"> trip</w:t>
      </w:r>
      <w:r w:rsidRPr="008C009C">
        <w:rPr>
          <w:rFonts w:eastAsiaTheme="minorEastAsia"/>
          <w:spacing w:val="-1"/>
          <w:sz w:val="24"/>
          <w:lang w:eastAsia="zh-CN"/>
        </w:rPr>
        <w:t>s in the downtown area after work (when the first peak happens), then drive back home (the second peak happens).</w:t>
      </w:r>
      <w:r w:rsidR="00BC0C39">
        <w:rPr>
          <w:rFonts w:eastAsiaTheme="minorEastAsia"/>
          <w:spacing w:val="-1"/>
          <w:sz w:val="24"/>
          <w:lang w:eastAsia="zh-CN"/>
        </w:rPr>
        <w:t xml:space="preserve"> The </w:t>
      </w:r>
      <w:r w:rsidRPr="008C009C">
        <w:rPr>
          <w:spacing w:val="-1"/>
          <w:sz w:val="24"/>
        </w:rPr>
        <w:t xml:space="preserve">VHT then gradually decreases </w:t>
      </w:r>
      <w:r w:rsidR="00083E32">
        <w:rPr>
          <w:spacing w:val="-1"/>
          <w:sz w:val="24"/>
        </w:rPr>
        <w:t xml:space="preserve">until </w:t>
      </w:r>
      <w:r w:rsidRPr="008C009C">
        <w:rPr>
          <w:spacing w:val="-1"/>
          <w:sz w:val="24"/>
        </w:rPr>
        <w:t xml:space="preserve">midnight. From 6:00 PM to midnight, </w:t>
      </w:r>
      <w:r w:rsidR="00083E32">
        <w:rPr>
          <w:spacing w:val="-1"/>
          <w:sz w:val="24"/>
        </w:rPr>
        <w:t xml:space="preserve">the </w:t>
      </w:r>
      <w:r w:rsidRPr="008C009C">
        <w:rPr>
          <w:sz w:val="24"/>
        </w:rPr>
        <w:t xml:space="preserve">travel time gradually reduces to its lowest level. </w:t>
      </w:r>
      <w:r w:rsidR="00083E32">
        <w:rPr>
          <w:sz w:val="24"/>
        </w:rPr>
        <w:t xml:space="preserve">The </w:t>
      </w:r>
      <w:r w:rsidRPr="008C009C">
        <w:rPr>
          <w:sz w:val="24"/>
        </w:rPr>
        <w:t>VHT in the base scenario is always higher than th</w:t>
      </w:r>
      <w:r w:rsidR="00083E32">
        <w:rPr>
          <w:sz w:val="24"/>
        </w:rPr>
        <w:t>at</w:t>
      </w:r>
      <w:r w:rsidRPr="008C009C">
        <w:rPr>
          <w:sz w:val="24"/>
        </w:rPr>
        <w:t xml:space="preserve"> other scenarios</w:t>
      </w:r>
      <w:r w:rsidR="00083E32">
        <w:rPr>
          <w:sz w:val="24"/>
        </w:rPr>
        <w:t xml:space="preserve"> and </w:t>
      </w:r>
      <w:r w:rsidRPr="008C009C">
        <w:rPr>
          <w:sz w:val="24"/>
        </w:rPr>
        <w:t xml:space="preserve">scenario 8 has lowest </w:t>
      </w:r>
      <w:r w:rsidR="00083E32">
        <w:rPr>
          <w:sz w:val="24"/>
        </w:rPr>
        <w:t>VHT</w:t>
      </w:r>
      <w:r w:rsidRPr="008C009C">
        <w:rPr>
          <w:sz w:val="24"/>
        </w:rPr>
        <w:t xml:space="preserve">. </w:t>
      </w:r>
      <w:r w:rsidR="00083E32">
        <w:rPr>
          <w:sz w:val="24"/>
        </w:rPr>
        <w:t xml:space="preserve">The </w:t>
      </w:r>
      <w:r w:rsidRPr="008C009C">
        <w:rPr>
          <w:sz w:val="24"/>
        </w:rPr>
        <w:t>VHT at peak hours always rise</w:t>
      </w:r>
      <w:r w:rsidR="00083E32">
        <w:rPr>
          <w:sz w:val="24"/>
        </w:rPr>
        <w:t>s</w:t>
      </w:r>
      <w:r w:rsidRPr="008C009C">
        <w:rPr>
          <w:sz w:val="24"/>
        </w:rPr>
        <w:t xml:space="preserve"> in subsequent years from 2010 to 2025 as seen </w:t>
      </w:r>
      <w:r w:rsidR="00083E32">
        <w:rPr>
          <w:sz w:val="24"/>
        </w:rPr>
        <w:t>in Figure 5</w:t>
      </w:r>
      <w:r w:rsidRPr="008C009C">
        <w:rPr>
          <w:sz w:val="24"/>
        </w:rPr>
        <w:t>(b).</w:t>
      </w:r>
    </w:p>
    <w:p w14:paraId="094EB5F7" w14:textId="79FEF050" w:rsidR="005306BC" w:rsidRPr="008C009C" w:rsidRDefault="005306BC" w:rsidP="005306BC">
      <w:pPr>
        <w:rPr>
          <w:sz w:val="24"/>
        </w:rPr>
      </w:pPr>
      <w:r w:rsidRPr="008C009C">
        <w:rPr>
          <w:sz w:val="24"/>
        </w:rPr>
        <w:t>The average speed is inversely proportional to the average travel time as can be seen at</w:t>
      </w:r>
      <w:r w:rsidR="00083E32">
        <w:rPr>
          <w:sz w:val="24"/>
        </w:rPr>
        <w:t xml:space="preserve"> Figure 5(</w:t>
      </w:r>
      <w:r w:rsidRPr="008C009C">
        <w:rPr>
          <w:sz w:val="24"/>
        </w:rPr>
        <w:t xml:space="preserve">d). </w:t>
      </w:r>
      <w:r w:rsidR="00083E32">
        <w:rPr>
          <w:sz w:val="24"/>
        </w:rPr>
        <w:t>The a</w:t>
      </w:r>
      <w:r w:rsidRPr="008C009C">
        <w:rPr>
          <w:sz w:val="24"/>
        </w:rPr>
        <w:t xml:space="preserve">verage speed is low during </w:t>
      </w:r>
      <w:r w:rsidR="00083E32">
        <w:rPr>
          <w:sz w:val="24"/>
        </w:rPr>
        <w:t xml:space="preserve">the </w:t>
      </w:r>
      <w:r w:rsidRPr="008C009C">
        <w:rPr>
          <w:sz w:val="24"/>
        </w:rPr>
        <w:t xml:space="preserve">7:00 AM – 9:00 AM </w:t>
      </w:r>
      <w:r w:rsidR="00083E32">
        <w:rPr>
          <w:sz w:val="24"/>
        </w:rPr>
        <w:t xml:space="preserve">period </w:t>
      </w:r>
      <w:r w:rsidRPr="008C009C">
        <w:rPr>
          <w:sz w:val="24"/>
        </w:rPr>
        <w:t xml:space="preserve">and through </w:t>
      </w:r>
      <w:r w:rsidR="00083E32">
        <w:rPr>
          <w:sz w:val="24"/>
        </w:rPr>
        <w:t xml:space="preserve">the </w:t>
      </w:r>
      <w:r w:rsidRPr="008C009C">
        <w:rPr>
          <w:sz w:val="24"/>
        </w:rPr>
        <w:t>3:00 PM – 9:00 PM</w:t>
      </w:r>
      <w:r w:rsidR="00083E32">
        <w:rPr>
          <w:sz w:val="24"/>
        </w:rPr>
        <w:t xml:space="preserve"> period</w:t>
      </w:r>
      <w:r w:rsidRPr="008C009C">
        <w:rPr>
          <w:sz w:val="24"/>
        </w:rPr>
        <w:t xml:space="preserve">. It sharply decreases to its lowest </w:t>
      </w:r>
      <w:r w:rsidR="00083E32">
        <w:rPr>
          <w:sz w:val="24"/>
        </w:rPr>
        <w:t xml:space="preserve">AM value </w:t>
      </w:r>
      <w:r w:rsidRPr="008C009C">
        <w:rPr>
          <w:sz w:val="24"/>
        </w:rPr>
        <w:t xml:space="preserve">at 8:00 AM, and reaches its absolute minimum speed at 5:00 PM. </w:t>
      </w:r>
      <w:r w:rsidR="00083E32">
        <w:rPr>
          <w:sz w:val="24"/>
        </w:rPr>
        <w:t>Also, t</w:t>
      </w:r>
      <w:r w:rsidRPr="008C009C">
        <w:rPr>
          <w:sz w:val="24"/>
        </w:rPr>
        <w:t xml:space="preserve">here is </w:t>
      </w:r>
      <w:r w:rsidR="00083E32">
        <w:rPr>
          <w:sz w:val="24"/>
        </w:rPr>
        <w:t xml:space="preserve">a </w:t>
      </w:r>
      <w:r w:rsidRPr="008C009C">
        <w:rPr>
          <w:sz w:val="24"/>
        </w:rPr>
        <w:t xml:space="preserve">secondary low point at 8:00 PM. The average speed gradually increases from </w:t>
      </w:r>
      <w:r w:rsidR="00083E32">
        <w:rPr>
          <w:sz w:val="24"/>
        </w:rPr>
        <w:t xml:space="preserve">the </w:t>
      </w:r>
      <w:r w:rsidRPr="008C009C">
        <w:rPr>
          <w:sz w:val="24"/>
        </w:rPr>
        <w:t>base case (no toll) to scenario 8 (highest toll). Th</w:t>
      </w:r>
      <w:r w:rsidR="00083E32">
        <w:rPr>
          <w:sz w:val="24"/>
        </w:rPr>
        <w:t xml:space="preserve">is suggests that </w:t>
      </w:r>
      <w:r w:rsidRPr="008C009C">
        <w:rPr>
          <w:sz w:val="24"/>
        </w:rPr>
        <w:t xml:space="preserve">by paying a higher toll, travelers can </w:t>
      </w:r>
      <w:r w:rsidR="00916BF8">
        <w:rPr>
          <w:sz w:val="24"/>
        </w:rPr>
        <w:t xml:space="preserve">earn a much higher travel speed. </w:t>
      </w:r>
      <w:r w:rsidRPr="008C009C">
        <w:rPr>
          <w:sz w:val="24"/>
        </w:rPr>
        <w:t>From midnight to a</w:t>
      </w:r>
      <w:r w:rsidR="00916BF8">
        <w:rPr>
          <w:sz w:val="24"/>
        </w:rPr>
        <w:t xml:space="preserve">pproximately </w:t>
      </w:r>
      <w:r w:rsidRPr="008C009C">
        <w:rPr>
          <w:sz w:val="24"/>
        </w:rPr>
        <w:t xml:space="preserve">6:00 AM, </w:t>
      </w:r>
      <w:r w:rsidR="00916BF8">
        <w:rPr>
          <w:sz w:val="24"/>
        </w:rPr>
        <w:t xml:space="preserve">the average travel </w:t>
      </w:r>
      <w:r w:rsidRPr="008C009C">
        <w:rPr>
          <w:sz w:val="24"/>
        </w:rPr>
        <w:t xml:space="preserve">speed is </w:t>
      </w:r>
      <w:proofErr w:type="gramStart"/>
      <w:r w:rsidRPr="008C009C">
        <w:rPr>
          <w:sz w:val="24"/>
        </w:rPr>
        <w:t>fairly stable</w:t>
      </w:r>
      <w:proofErr w:type="gramEnd"/>
      <w:r w:rsidRPr="008C009C">
        <w:rPr>
          <w:sz w:val="24"/>
        </w:rPr>
        <w:t xml:space="preserve"> for all scenarios because there may be less traffic during th</w:t>
      </w:r>
      <w:r w:rsidR="00916BF8">
        <w:rPr>
          <w:sz w:val="24"/>
        </w:rPr>
        <w:t>at</w:t>
      </w:r>
      <w:r w:rsidRPr="008C009C">
        <w:rPr>
          <w:sz w:val="24"/>
        </w:rPr>
        <w:t xml:space="preserve"> time </w:t>
      </w:r>
      <w:r w:rsidR="00916BF8">
        <w:rPr>
          <w:sz w:val="24"/>
        </w:rPr>
        <w:t xml:space="preserve">and therefore vehicles </w:t>
      </w:r>
      <w:r w:rsidRPr="008C009C">
        <w:rPr>
          <w:sz w:val="24"/>
        </w:rPr>
        <w:t xml:space="preserve">can </w:t>
      </w:r>
      <w:r w:rsidR="00916BF8">
        <w:rPr>
          <w:sz w:val="24"/>
        </w:rPr>
        <w:t>move a</w:t>
      </w:r>
      <w:r w:rsidRPr="008C009C">
        <w:rPr>
          <w:sz w:val="24"/>
        </w:rPr>
        <w:t xml:space="preserve">t </w:t>
      </w:r>
      <w:r w:rsidR="00916BF8">
        <w:rPr>
          <w:sz w:val="24"/>
        </w:rPr>
        <w:t xml:space="preserve">the </w:t>
      </w:r>
      <w:r w:rsidRPr="008C009C">
        <w:rPr>
          <w:sz w:val="24"/>
        </w:rPr>
        <w:t>designated speed limits</w:t>
      </w:r>
      <w:r w:rsidR="00916BF8">
        <w:rPr>
          <w:sz w:val="24"/>
        </w:rPr>
        <w:t xml:space="preserve"> at each road section</w:t>
      </w:r>
      <w:r w:rsidRPr="008C009C">
        <w:rPr>
          <w:sz w:val="24"/>
        </w:rPr>
        <w:t xml:space="preserve">. </w:t>
      </w:r>
      <w:r w:rsidR="00916BF8">
        <w:rPr>
          <w:sz w:val="24"/>
        </w:rPr>
        <w:t xml:space="preserve">It can be </w:t>
      </w:r>
      <w:r w:rsidRPr="008C009C">
        <w:rPr>
          <w:sz w:val="24"/>
        </w:rPr>
        <w:t>observe</w:t>
      </w:r>
      <w:r w:rsidR="00916BF8">
        <w:rPr>
          <w:sz w:val="24"/>
        </w:rPr>
        <w:t>d</w:t>
      </w:r>
      <w:r w:rsidRPr="008C009C">
        <w:rPr>
          <w:sz w:val="24"/>
        </w:rPr>
        <w:t xml:space="preserve"> that the decrease in average travel time and increase in average speed during the peak periods from the base case to scenario 8 range f</w:t>
      </w:r>
      <w:r w:rsidR="00916BF8">
        <w:rPr>
          <w:sz w:val="24"/>
        </w:rPr>
        <w:t>rom</w:t>
      </w:r>
      <w:r w:rsidRPr="008C009C">
        <w:rPr>
          <w:sz w:val="24"/>
        </w:rPr>
        <w:t xml:space="preserve"> 5% to 8.5%</w:t>
      </w:r>
      <w:r w:rsidR="00916BF8">
        <w:rPr>
          <w:sz w:val="24"/>
        </w:rPr>
        <w:t>; this represents a</w:t>
      </w:r>
      <w:r w:rsidRPr="008C009C">
        <w:rPr>
          <w:sz w:val="24"/>
        </w:rPr>
        <w:t xml:space="preserve"> significant alleviation of traffic congestion. Th</w:t>
      </w:r>
      <w:r w:rsidR="00916BF8">
        <w:rPr>
          <w:sz w:val="24"/>
        </w:rPr>
        <w:t xml:space="preserve">is reinforces the </w:t>
      </w:r>
      <w:r w:rsidRPr="008C009C">
        <w:rPr>
          <w:sz w:val="24"/>
        </w:rPr>
        <w:t>case for implement</w:t>
      </w:r>
      <w:r w:rsidR="00916BF8">
        <w:rPr>
          <w:sz w:val="24"/>
        </w:rPr>
        <w:t xml:space="preserve">ing </w:t>
      </w:r>
      <w:r w:rsidRPr="008C009C">
        <w:rPr>
          <w:sz w:val="24"/>
        </w:rPr>
        <w:t>variable tolls.</w:t>
      </w:r>
    </w:p>
    <w:p w14:paraId="64449EF3" w14:textId="70FFD7FF" w:rsidR="005306BC" w:rsidRPr="008C009C" w:rsidRDefault="004A3B6F" w:rsidP="005306BC">
      <w:pPr>
        <w:rPr>
          <w:sz w:val="24"/>
        </w:rPr>
      </w:pPr>
      <w:proofErr w:type="gramStart"/>
      <w:r>
        <w:rPr>
          <w:sz w:val="24"/>
        </w:rPr>
        <w:t>With regard to</w:t>
      </w:r>
      <w:proofErr w:type="gramEnd"/>
      <w:r w:rsidR="0068471F">
        <w:rPr>
          <w:sz w:val="24"/>
        </w:rPr>
        <w:t xml:space="preserve"> the overall</w:t>
      </w:r>
      <w:r>
        <w:rPr>
          <w:sz w:val="24"/>
        </w:rPr>
        <w:t xml:space="preserve"> </w:t>
      </w:r>
      <w:r w:rsidR="0068471F">
        <w:rPr>
          <w:sz w:val="24"/>
        </w:rPr>
        <w:t xml:space="preserve">consumer </w:t>
      </w:r>
      <w:r>
        <w:rPr>
          <w:sz w:val="24"/>
        </w:rPr>
        <w:t>welfare, the post-tolling impacts</w:t>
      </w:r>
      <w:r w:rsidR="005306BC" w:rsidRPr="008C009C">
        <w:rPr>
          <w:sz w:val="24"/>
        </w:rPr>
        <w:t xml:space="preserve"> for the nine counties put together is observed to be negative across </w:t>
      </w:r>
      <w:r>
        <w:rPr>
          <w:sz w:val="24"/>
        </w:rPr>
        <w:t xml:space="preserve">the </w:t>
      </w:r>
      <w:r w:rsidR="005306BC" w:rsidRPr="008C009C">
        <w:rPr>
          <w:sz w:val="24"/>
        </w:rPr>
        <w:t>2010 to 2025</w:t>
      </w:r>
      <w:r>
        <w:rPr>
          <w:sz w:val="24"/>
        </w:rPr>
        <w:t xml:space="preserve"> period</w:t>
      </w:r>
      <w:r w:rsidR="005306BC" w:rsidRPr="008C009C">
        <w:rPr>
          <w:sz w:val="24"/>
        </w:rPr>
        <w:t xml:space="preserve">. A negative welfare indicates that the change in monetary cost for a given scenario i.e., the monetary equivalent of travel time of the commuters using the toll road in a </w:t>
      </w:r>
      <w:proofErr w:type="gramStart"/>
      <w:r w:rsidR="005306BC" w:rsidRPr="008C009C">
        <w:rPr>
          <w:sz w:val="24"/>
        </w:rPr>
        <w:t>particular toll</w:t>
      </w:r>
      <w:proofErr w:type="gramEnd"/>
      <w:r w:rsidR="005306BC" w:rsidRPr="008C009C">
        <w:rPr>
          <w:sz w:val="24"/>
        </w:rPr>
        <w:t xml:space="preserve"> scenario plus total sum of the toll paid by the commuters using the facility is higher than the base case scenario monetary equivalent of the travel time. The monetary equivalent of travel time equals to the VOT multiplied by travel time. The</w:t>
      </w:r>
      <w:r w:rsidR="0068471F">
        <w:rPr>
          <w:sz w:val="24"/>
        </w:rPr>
        <w:t>refore, if the</w:t>
      </w:r>
      <w:r w:rsidR="005306BC" w:rsidRPr="008C009C">
        <w:rPr>
          <w:sz w:val="24"/>
        </w:rPr>
        <w:t xml:space="preserve"> </w:t>
      </w:r>
      <w:r w:rsidR="0068471F">
        <w:rPr>
          <w:sz w:val="24"/>
        </w:rPr>
        <w:t xml:space="preserve">overall </w:t>
      </w:r>
      <w:r w:rsidR="005306BC" w:rsidRPr="008C009C">
        <w:rPr>
          <w:sz w:val="24"/>
        </w:rPr>
        <w:t xml:space="preserve">consumer welfare is negative, </w:t>
      </w:r>
      <w:r w:rsidR="0068471F">
        <w:rPr>
          <w:sz w:val="24"/>
        </w:rPr>
        <w:t>then</w:t>
      </w:r>
      <w:r w:rsidR="005306BC" w:rsidRPr="008C009C">
        <w:rPr>
          <w:sz w:val="24"/>
        </w:rPr>
        <w:t xml:space="preserve"> the monetary equivalent of </w:t>
      </w:r>
      <w:r w:rsidR="0068471F">
        <w:rPr>
          <w:sz w:val="24"/>
        </w:rPr>
        <w:t xml:space="preserve">the </w:t>
      </w:r>
      <w:r w:rsidR="005306BC" w:rsidRPr="008C009C">
        <w:rPr>
          <w:sz w:val="24"/>
        </w:rPr>
        <w:t xml:space="preserve">travel time savings on the toll road is not enough to offset the </w:t>
      </w:r>
      <w:r w:rsidR="0068471F">
        <w:rPr>
          <w:sz w:val="24"/>
        </w:rPr>
        <w:t xml:space="preserve">total </w:t>
      </w:r>
      <w:r w:rsidR="005306BC" w:rsidRPr="008C009C">
        <w:rPr>
          <w:sz w:val="24"/>
        </w:rPr>
        <w:t xml:space="preserve">toll that the consumers </w:t>
      </w:r>
      <w:proofErr w:type="gramStart"/>
      <w:r w:rsidR="005306BC" w:rsidRPr="008C009C">
        <w:rPr>
          <w:sz w:val="24"/>
        </w:rPr>
        <w:t>have to</w:t>
      </w:r>
      <w:proofErr w:type="gramEnd"/>
      <w:r w:rsidR="005306BC" w:rsidRPr="008C009C">
        <w:rPr>
          <w:sz w:val="24"/>
        </w:rPr>
        <w:t xml:space="preserve"> pay to use </w:t>
      </w:r>
      <w:r w:rsidR="0068471F">
        <w:rPr>
          <w:sz w:val="24"/>
        </w:rPr>
        <w:t>the toll road (</w:t>
      </w:r>
      <w:r w:rsidR="005306BC" w:rsidRPr="008C009C">
        <w:rPr>
          <w:sz w:val="24"/>
        </w:rPr>
        <w:t>I-465</w:t>
      </w:r>
      <w:r w:rsidR="0068471F">
        <w:rPr>
          <w:sz w:val="24"/>
        </w:rPr>
        <w:t>)</w:t>
      </w:r>
      <w:r w:rsidR="005306BC" w:rsidRPr="008C009C">
        <w:rPr>
          <w:sz w:val="24"/>
        </w:rPr>
        <w:t xml:space="preserve">. </w:t>
      </w:r>
      <w:r w:rsidR="0068471F">
        <w:rPr>
          <w:sz w:val="24"/>
        </w:rPr>
        <w:t>N</w:t>
      </w:r>
      <w:r w:rsidR="005306BC" w:rsidRPr="008C009C">
        <w:rPr>
          <w:sz w:val="24"/>
        </w:rPr>
        <w:t>egative welfare is observed across all scenarios from 2010 to 2025. From</w:t>
      </w:r>
      <w:r w:rsidR="0068471F">
        <w:rPr>
          <w:sz w:val="24"/>
        </w:rPr>
        <w:t xml:space="preserve"> Figure 6</w:t>
      </w:r>
      <w:r w:rsidR="005306BC" w:rsidRPr="008C009C">
        <w:rPr>
          <w:sz w:val="24"/>
        </w:rPr>
        <w:t xml:space="preserve">(a), (b), </w:t>
      </w:r>
      <w:r w:rsidR="0068471F">
        <w:rPr>
          <w:sz w:val="24"/>
        </w:rPr>
        <w:t xml:space="preserve">and </w:t>
      </w:r>
      <w:r w:rsidR="005306BC" w:rsidRPr="008C009C">
        <w:rPr>
          <w:sz w:val="24"/>
        </w:rPr>
        <w:t>(c)</w:t>
      </w:r>
      <w:r w:rsidR="0068471F">
        <w:rPr>
          <w:sz w:val="24"/>
        </w:rPr>
        <w:t xml:space="preserve">, it can be observed </w:t>
      </w:r>
      <w:r w:rsidR="005306BC" w:rsidRPr="008C009C">
        <w:rPr>
          <w:sz w:val="24"/>
        </w:rPr>
        <w:t xml:space="preserve">that Marion County (located at the center of the map) is </w:t>
      </w:r>
      <w:r w:rsidR="0068471F">
        <w:rPr>
          <w:sz w:val="24"/>
        </w:rPr>
        <w:t xml:space="preserve">the </w:t>
      </w:r>
      <w:r w:rsidR="005306BC" w:rsidRPr="008C009C">
        <w:rPr>
          <w:sz w:val="24"/>
        </w:rPr>
        <w:t>most negatively</w:t>
      </w:r>
      <w:r w:rsidR="0068471F">
        <w:rPr>
          <w:sz w:val="24"/>
        </w:rPr>
        <w:t>-</w:t>
      </w:r>
      <w:r w:rsidR="005306BC" w:rsidRPr="008C009C">
        <w:rPr>
          <w:sz w:val="24"/>
        </w:rPr>
        <w:t xml:space="preserve">impacted </w:t>
      </w:r>
      <w:r w:rsidR="0068471F">
        <w:rPr>
          <w:sz w:val="24"/>
        </w:rPr>
        <w:t xml:space="preserve">region. </w:t>
      </w:r>
      <w:r w:rsidR="005306BC" w:rsidRPr="008C009C">
        <w:rPr>
          <w:sz w:val="24"/>
        </w:rPr>
        <w:t xml:space="preserve">Hamilton County (located at the middle-top right of the map) is slightly negatively impacted in 2010 and then </w:t>
      </w:r>
      <w:r w:rsidR="0068471F">
        <w:rPr>
          <w:sz w:val="24"/>
        </w:rPr>
        <w:t xml:space="preserve">most </w:t>
      </w:r>
      <w:r w:rsidR="005306BC" w:rsidRPr="008C009C">
        <w:rPr>
          <w:sz w:val="24"/>
        </w:rPr>
        <w:t>positive</w:t>
      </w:r>
      <w:r w:rsidR="0068471F">
        <w:rPr>
          <w:sz w:val="24"/>
        </w:rPr>
        <w:t>ly-</w:t>
      </w:r>
      <w:r w:rsidR="005306BC" w:rsidRPr="008C009C">
        <w:rPr>
          <w:sz w:val="24"/>
        </w:rPr>
        <w:t>impact</w:t>
      </w:r>
      <w:r w:rsidR="0068471F">
        <w:rPr>
          <w:sz w:val="24"/>
        </w:rPr>
        <w:t>ed</w:t>
      </w:r>
      <w:r w:rsidR="005306BC" w:rsidRPr="008C009C">
        <w:rPr>
          <w:sz w:val="24"/>
        </w:rPr>
        <w:t xml:space="preserve"> in both </w:t>
      </w:r>
      <w:r w:rsidR="0068471F">
        <w:rPr>
          <w:sz w:val="24"/>
        </w:rPr>
        <w:t xml:space="preserve">of years </w:t>
      </w:r>
      <w:r w:rsidR="005306BC" w:rsidRPr="008C009C">
        <w:rPr>
          <w:sz w:val="24"/>
        </w:rPr>
        <w:t xml:space="preserve">2015 and 2025. </w:t>
      </w:r>
    </w:p>
    <w:p w14:paraId="3792AE8A" w14:textId="5A822684" w:rsidR="005306BC" w:rsidRPr="008C009C" w:rsidRDefault="0068471F" w:rsidP="005306BC">
      <w:pPr>
        <w:widowControl/>
        <w:rPr>
          <w:sz w:val="24"/>
        </w:rPr>
      </w:pPr>
      <w:r>
        <w:rPr>
          <w:sz w:val="24"/>
        </w:rPr>
        <w:t>Figure 6</w:t>
      </w:r>
      <w:r w:rsidR="005306BC" w:rsidRPr="008C009C">
        <w:rPr>
          <w:sz w:val="24"/>
        </w:rPr>
        <w:t xml:space="preserve"> </w:t>
      </w:r>
      <w:r>
        <w:rPr>
          <w:sz w:val="24"/>
        </w:rPr>
        <w:t xml:space="preserve">presents </w:t>
      </w:r>
      <w:r w:rsidR="005306BC" w:rsidRPr="008C009C">
        <w:rPr>
          <w:sz w:val="24"/>
        </w:rPr>
        <w:t xml:space="preserve">the welfare levels of each of the nine counties due to </w:t>
      </w:r>
      <w:r>
        <w:rPr>
          <w:sz w:val="24"/>
        </w:rPr>
        <w:t xml:space="preserve">the I-465 toll </w:t>
      </w:r>
      <w:r w:rsidR="005306BC" w:rsidRPr="008C009C">
        <w:rPr>
          <w:sz w:val="24"/>
        </w:rPr>
        <w:t xml:space="preserve">implementation. </w:t>
      </w:r>
      <w:r>
        <w:rPr>
          <w:sz w:val="24"/>
        </w:rPr>
        <w:t>The r</w:t>
      </w:r>
      <w:r w:rsidR="005306BC" w:rsidRPr="008C009C">
        <w:rPr>
          <w:sz w:val="24"/>
        </w:rPr>
        <w:t xml:space="preserve">egions marked </w:t>
      </w:r>
      <w:r>
        <w:rPr>
          <w:sz w:val="24"/>
        </w:rPr>
        <w:t>y</w:t>
      </w:r>
      <w:r w:rsidR="005306BC" w:rsidRPr="008C009C">
        <w:rPr>
          <w:sz w:val="24"/>
        </w:rPr>
        <w:t xml:space="preserve">ellow do not have any welfare impacts. A significant portion of I-465 </w:t>
      </w:r>
      <w:proofErr w:type="gramStart"/>
      <w:r w:rsidR="005306BC" w:rsidRPr="008C009C">
        <w:rPr>
          <w:sz w:val="24"/>
        </w:rPr>
        <w:t>is located in</w:t>
      </w:r>
      <w:proofErr w:type="gramEnd"/>
      <w:r w:rsidR="005306BC" w:rsidRPr="008C009C">
        <w:rPr>
          <w:sz w:val="24"/>
        </w:rPr>
        <w:t xml:space="preserve"> Marion County. In addition, a high percentage of the traffic volume on I-465 is in that county (Indiana Public Data Utility). Therefore, we observe a high fraction of the overall negative welfare </w:t>
      </w:r>
      <w:r w:rsidR="00F318EE">
        <w:rPr>
          <w:sz w:val="24"/>
        </w:rPr>
        <w:t xml:space="preserve">(green color) </w:t>
      </w:r>
      <w:r w:rsidR="005306BC" w:rsidRPr="008C009C">
        <w:rPr>
          <w:sz w:val="24"/>
        </w:rPr>
        <w:t xml:space="preserve">across the nine counties </w:t>
      </w:r>
      <w:r w:rsidR="00F318EE">
        <w:rPr>
          <w:sz w:val="24"/>
        </w:rPr>
        <w:t xml:space="preserve">occur in </w:t>
      </w:r>
      <w:r w:rsidR="005306BC" w:rsidRPr="008C009C">
        <w:rPr>
          <w:sz w:val="24"/>
        </w:rPr>
        <w:t>Marion</w:t>
      </w:r>
      <w:r w:rsidR="00F318EE">
        <w:rPr>
          <w:sz w:val="24"/>
        </w:rPr>
        <w:t xml:space="preserve"> County</w:t>
      </w:r>
      <w:r w:rsidR="005306BC" w:rsidRPr="008C009C">
        <w:rPr>
          <w:sz w:val="24"/>
        </w:rPr>
        <w:t xml:space="preserve">. </w:t>
      </w:r>
      <w:r w:rsidR="00F318EE">
        <w:rPr>
          <w:sz w:val="24"/>
        </w:rPr>
        <w:t>It is seen, o</w:t>
      </w:r>
      <w:r w:rsidR="005306BC" w:rsidRPr="008C009C">
        <w:rPr>
          <w:sz w:val="24"/>
        </w:rPr>
        <w:t xml:space="preserve">n the other hand, that Hamilton County benefits positively as </w:t>
      </w:r>
      <w:r w:rsidR="00F318EE">
        <w:rPr>
          <w:sz w:val="24"/>
        </w:rPr>
        <w:t xml:space="preserve">that county </w:t>
      </w:r>
      <w:r w:rsidR="005306BC" w:rsidRPr="008C009C">
        <w:rPr>
          <w:sz w:val="24"/>
        </w:rPr>
        <w:t xml:space="preserve">has </w:t>
      </w:r>
      <w:r w:rsidR="00F318EE" w:rsidRPr="008C009C">
        <w:rPr>
          <w:sz w:val="24"/>
        </w:rPr>
        <w:t>many</w:t>
      </w:r>
      <w:r w:rsidR="005306BC" w:rsidRPr="008C009C">
        <w:rPr>
          <w:sz w:val="24"/>
        </w:rPr>
        <w:t xml:space="preserve"> trips generating from Hamilton to Marion </w:t>
      </w:r>
      <w:proofErr w:type="gramStart"/>
      <w:r w:rsidR="005306BC" w:rsidRPr="008C009C">
        <w:rPr>
          <w:sz w:val="24"/>
        </w:rPr>
        <w:t xml:space="preserve">and </w:t>
      </w:r>
      <w:r w:rsidR="00F318EE">
        <w:rPr>
          <w:sz w:val="24"/>
        </w:rPr>
        <w:t>also</w:t>
      </w:r>
      <w:proofErr w:type="gramEnd"/>
      <w:r w:rsidR="00F318EE">
        <w:rPr>
          <w:sz w:val="24"/>
        </w:rPr>
        <w:t xml:space="preserve"> </w:t>
      </w:r>
      <w:r w:rsidR="005306BC" w:rsidRPr="008C009C">
        <w:rPr>
          <w:sz w:val="24"/>
        </w:rPr>
        <w:t xml:space="preserve">in the reverse direction. Marion County </w:t>
      </w:r>
      <w:r w:rsidR="00F318EE">
        <w:rPr>
          <w:sz w:val="24"/>
        </w:rPr>
        <w:t>experiences a</w:t>
      </w:r>
      <w:r w:rsidR="005306BC" w:rsidRPr="008C009C">
        <w:rPr>
          <w:sz w:val="24"/>
        </w:rPr>
        <w:t xml:space="preserve"> welfare </w:t>
      </w:r>
      <w:r w:rsidR="005306BC" w:rsidRPr="008C009C">
        <w:rPr>
          <w:sz w:val="24"/>
        </w:rPr>
        <w:lastRenderedPageBreak/>
        <w:t>impact that worsens as the toll rate increases a</w:t>
      </w:r>
      <w:r w:rsidR="006248BA">
        <w:rPr>
          <w:sz w:val="24"/>
        </w:rPr>
        <w:t xml:space="preserve">s </w:t>
      </w:r>
      <w:r w:rsidR="008E65A1">
        <w:rPr>
          <w:sz w:val="24"/>
        </w:rPr>
        <w:t xml:space="preserve">shown in Figure 6 as an </w:t>
      </w:r>
      <w:r w:rsidR="005306BC" w:rsidRPr="008C009C">
        <w:rPr>
          <w:sz w:val="24"/>
        </w:rPr>
        <w:t xml:space="preserve">increasingly darker shade of green color. On the other hand, Hamilton County has a higher positive welfare impact as the toll rate increases </w:t>
      </w:r>
      <w:r w:rsidR="008E65A1">
        <w:rPr>
          <w:sz w:val="24"/>
        </w:rPr>
        <w:t xml:space="preserve">(as shown in the figure with </w:t>
      </w:r>
      <w:r w:rsidR="005306BC" w:rsidRPr="008C009C">
        <w:rPr>
          <w:sz w:val="24"/>
        </w:rPr>
        <w:t>increasingly darker shade of orange color with progressively higher toll rate</w:t>
      </w:r>
      <w:r w:rsidR="008E65A1">
        <w:rPr>
          <w:sz w:val="24"/>
        </w:rPr>
        <w:t>)</w:t>
      </w:r>
      <w:r w:rsidR="005306BC" w:rsidRPr="008C009C">
        <w:rPr>
          <w:sz w:val="24"/>
        </w:rPr>
        <w:t>.</w:t>
      </w:r>
    </w:p>
    <w:p w14:paraId="113EAAF1" w14:textId="37B9AF84" w:rsidR="005306BC" w:rsidRPr="008C009C" w:rsidRDefault="005306BC" w:rsidP="00C574FA">
      <w:pPr>
        <w:ind w:firstLine="839"/>
        <w:rPr>
          <w:sz w:val="24"/>
        </w:rPr>
      </w:pPr>
      <w:r w:rsidRPr="008C009C">
        <w:rPr>
          <w:sz w:val="24"/>
        </w:rPr>
        <w:t xml:space="preserve">This </w:t>
      </w:r>
      <w:r w:rsidR="008E65A1">
        <w:rPr>
          <w:sz w:val="24"/>
        </w:rPr>
        <w:t>paper’s</w:t>
      </w:r>
      <w:r w:rsidR="00C574FA">
        <w:rPr>
          <w:sz w:val="24"/>
        </w:rPr>
        <w:t xml:space="preserve"> findings are largely consistent with those of past researchers</w:t>
      </w:r>
      <w:r w:rsidRPr="008C009C">
        <w:rPr>
          <w:sz w:val="24"/>
        </w:rPr>
        <w:t xml:space="preserve">. </w:t>
      </w:r>
      <w:proofErr w:type="spellStart"/>
      <w:r w:rsidRPr="008C009C">
        <w:rPr>
          <w:sz w:val="24"/>
        </w:rPr>
        <w:t>Kristoffersson</w:t>
      </w:r>
      <w:proofErr w:type="spellEnd"/>
      <w:r w:rsidRPr="008C009C">
        <w:rPr>
          <w:sz w:val="24"/>
        </w:rPr>
        <w:t>, (2013)</w:t>
      </w:r>
      <w:r w:rsidR="00C574FA">
        <w:rPr>
          <w:sz w:val="24"/>
        </w:rPr>
        <w:t xml:space="preserve"> </w:t>
      </w:r>
      <w:r w:rsidRPr="008C009C">
        <w:rPr>
          <w:sz w:val="24"/>
        </w:rPr>
        <w:t>analyz</w:t>
      </w:r>
      <w:r w:rsidR="00C574FA">
        <w:rPr>
          <w:sz w:val="24"/>
        </w:rPr>
        <w:t xml:space="preserve">ed </w:t>
      </w:r>
      <w:r w:rsidRPr="008C009C">
        <w:rPr>
          <w:sz w:val="24"/>
        </w:rPr>
        <w:t>the tolling schedule in Stockholm and varying the tolling schedule to observe the effect on travel behavior. The results of time</w:t>
      </w:r>
      <w:r w:rsidR="00C574FA">
        <w:rPr>
          <w:sz w:val="24"/>
        </w:rPr>
        <w:t>-</w:t>
      </w:r>
      <w:r w:rsidRPr="008C009C">
        <w:rPr>
          <w:sz w:val="24"/>
        </w:rPr>
        <w:t xml:space="preserve">varying toll </w:t>
      </w:r>
      <w:r w:rsidR="00C574FA">
        <w:rPr>
          <w:sz w:val="24"/>
        </w:rPr>
        <w:t>a</w:t>
      </w:r>
      <w:r w:rsidRPr="008C009C">
        <w:rPr>
          <w:sz w:val="24"/>
        </w:rPr>
        <w:t xml:space="preserve">re </w:t>
      </w:r>
      <w:proofErr w:type="gramStart"/>
      <w:r w:rsidRPr="008C009C">
        <w:rPr>
          <w:sz w:val="24"/>
        </w:rPr>
        <w:t>similar to</w:t>
      </w:r>
      <w:proofErr w:type="gramEnd"/>
      <w:r w:rsidRPr="008C009C">
        <w:rPr>
          <w:sz w:val="24"/>
        </w:rPr>
        <w:t xml:space="preserve"> </w:t>
      </w:r>
      <w:r w:rsidR="00C574FA">
        <w:rPr>
          <w:sz w:val="24"/>
        </w:rPr>
        <w:t xml:space="preserve">those of this paper as evidenced by the reduction of traffic volumes in the </w:t>
      </w:r>
      <w:r w:rsidRPr="008C009C">
        <w:rPr>
          <w:sz w:val="24"/>
        </w:rPr>
        <w:t xml:space="preserve">toll ring. Wang et al. studied the effect of tolling on truck travel time, travel time reliability and route choice. The results of </w:t>
      </w:r>
      <w:r w:rsidR="00C574FA">
        <w:rPr>
          <w:sz w:val="24"/>
        </w:rPr>
        <w:t xml:space="preserve">that study </w:t>
      </w:r>
      <w:proofErr w:type="gramStart"/>
      <w:r w:rsidR="00C574FA">
        <w:rPr>
          <w:sz w:val="24"/>
        </w:rPr>
        <w:t>is</w:t>
      </w:r>
      <w:proofErr w:type="gramEnd"/>
      <w:r w:rsidR="00C574FA">
        <w:rPr>
          <w:sz w:val="24"/>
        </w:rPr>
        <w:t xml:space="preserve"> consistent with those of the present paper (</w:t>
      </w:r>
      <w:r w:rsidRPr="008C009C">
        <w:rPr>
          <w:sz w:val="24"/>
        </w:rPr>
        <w:t xml:space="preserve">Wang et al observed that there is a perceptible increase in vehicle speed on the </w:t>
      </w:r>
      <w:r w:rsidR="00C574FA">
        <w:rPr>
          <w:sz w:val="24"/>
        </w:rPr>
        <w:t xml:space="preserve">toll </w:t>
      </w:r>
      <w:r w:rsidRPr="008C009C">
        <w:rPr>
          <w:sz w:val="24"/>
        </w:rPr>
        <w:t>road after the toll is implemented</w:t>
      </w:r>
      <w:r w:rsidR="00C574FA">
        <w:rPr>
          <w:sz w:val="24"/>
        </w:rPr>
        <w:t>)</w:t>
      </w:r>
      <w:r w:rsidRPr="008C009C">
        <w:rPr>
          <w:sz w:val="24"/>
        </w:rPr>
        <w:t>. In addition, Wang et al. (2014) show</w:t>
      </w:r>
      <w:r w:rsidR="00C574FA">
        <w:rPr>
          <w:sz w:val="24"/>
        </w:rPr>
        <w:t>ed</w:t>
      </w:r>
      <w:r w:rsidRPr="008C009C">
        <w:rPr>
          <w:sz w:val="24"/>
        </w:rPr>
        <w:t xml:space="preserve"> that vehicle</w:t>
      </w:r>
      <w:r w:rsidR="00C574FA">
        <w:rPr>
          <w:sz w:val="24"/>
        </w:rPr>
        <w:t>’s</w:t>
      </w:r>
      <w:r w:rsidRPr="008C009C">
        <w:rPr>
          <w:sz w:val="24"/>
        </w:rPr>
        <w:t xml:space="preserve"> route choice</w:t>
      </w:r>
      <w:r w:rsidR="00C574FA">
        <w:rPr>
          <w:sz w:val="24"/>
        </w:rPr>
        <w:t>s</w:t>
      </w:r>
      <w:r w:rsidRPr="008C009C">
        <w:rPr>
          <w:sz w:val="24"/>
        </w:rPr>
        <w:t xml:space="preserve"> change</w:t>
      </w:r>
      <w:r w:rsidR="00C574FA">
        <w:rPr>
          <w:sz w:val="24"/>
        </w:rPr>
        <w:t xml:space="preserve"> significantly</w:t>
      </w:r>
      <w:r w:rsidRPr="008C009C">
        <w:rPr>
          <w:sz w:val="24"/>
        </w:rPr>
        <w:t xml:space="preserve"> after </w:t>
      </w:r>
      <w:r w:rsidR="00C574FA">
        <w:rPr>
          <w:sz w:val="24"/>
        </w:rPr>
        <w:t xml:space="preserve">the </w:t>
      </w:r>
      <w:r w:rsidRPr="008C009C">
        <w:rPr>
          <w:sz w:val="24"/>
        </w:rPr>
        <w:t>toll</w:t>
      </w:r>
      <w:r w:rsidR="00C574FA">
        <w:rPr>
          <w:sz w:val="24"/>
        </w:rPr>
        <w:t xml:space="preserve"> i</w:t>
      </w:r>
      <w:r w:rsidRPr="008C009C">
        <w:rPr>
          <w:sz w:val="24"/>
        </w:rPr>
        <w:t xml:space="preserve">s implemented and a certain percentage of vehicles shift to </w:t>
      </w:r>
      <w:r w:rsidR="00C574FA">
        <w:rPr>
          <w:sz w:val="24"/>
        </w:rPr>
        <w:t xml:space="preserve">the </w:t>
      </w:r>
      <w:r w:rsidRPr="008C009C">
        <w:rPr>
          <w:sz w:val="24"/>
        </w:rPr>
        <w:t xml:space="preserve">roads without toll. Another similar study by Wu et al. (2011) also shows results </w:t>
      </w:r>
      <w:r w:rsidR="00C574FA">
        <w:rPr>
          <w:sz w:val="24"/>
        </w:rPr>
        <w:t>that a</w:t>
      </w:r>
      <w:r w:rsidRPr="008C009C">
        <w:rPr>
          <w:sz w:val="24"/>
        </w:rPr>
        <w:t xml:space="preserve">re in </w:t>
      </w:r>
      <w:r w:rsidR="00C574FA">
        <w:rPr>
          <w:sz w:val="24"/>
        </w:rPr>
        <w:t xml:space="preserve">accord with those of the present paper. </w:t>
      </w:r>
      <w:r w:rsidRPr="008C009C">
        <w:rPr>
          <w:sz w:val="24"/>
        </w:rPr>
        <w:t>They show</w:t>
      </w:r>
      <w:r w:rsidR="00C574FA">
        <w:rPr>
          <w:sz w:val="24"/>
        </w:rPr>
        <w:t>ed</w:t>
      </w:r>
      <w:r w:rsidRPr="008C009C">
        <w:rPr>
          <w:sz w:val="24"/>
        </w:rPr>
        <w:t xml:space="preserve"> that </w:t>
      </w:r>
      <w:r w:rsidR="00C574FA">
        <w:rPr>
          <w:sz w:val="24"/>
        </w:rPr>
        <w:t xml:space="preserve">vehicle </w:t>
      </w:r>
      <w:r w:rsidRPr="008C009C">
        <w:rPr>
          <w:sz w:val="24"/>
        </w:rPr>
        <w:t>speed</w:t>
      </w:r>
      <w:r w:rsidR="00C574FA">
        <w:rPr>
          <w:sz w:val="24"/>
        </w:rPr>
        <w:t xml:space="preserve">s on TOD toll roads are generally significantly </w:t>
      </w:r>
      <w:r w:rsidRPr="008C009C">
        <w:rPr>
          <w:sz w:val="24"/>
        </w:rPr>
        <w:t xml:space="preserve">higher compared </w:t>
      </w:r>
      <w:r w:rsidR="00C574FA">
        <w:rPr>
          <w:sz w:val="24"/>
        </w:rPr>
        <w:t>with</w:t>
      </w:r>
      <w:r w:rsidRPr="008C009C">
        <w:rPr>
          <w:sz w:val="24"/>
        </w:rPr>
        <w:t xml:space="preserve"> </w:t>
      </w:r>
      <w:r w:rsidR="00C574FA">
        <w:rPr>
          <w:sz w:val="24"/>
        </w:rPr>
        <w:t xml:space="preserve">roads with fixed </w:t>
      </w:r>
      <w:r w:rsidRPr="008C009C">
        <w:rPr>
          <w:sz w:val="24"/>
        </w:rPr>
        <w:t>toll</w:t>
      </w:r>
      <w:r w:rsidR="00C574FA">
        <w:rPr>
          <w:sz w:val="24"/>
        </w:rPr>
        <w:t>. Clearly, the</w:t>
      </w:r>
      <w:r w:rsidRPr="008C009C">
        <w:rPr>
          <w:sz w:val="24"/>
        </w:rPr>
        <w:t xml:space="preserve"> TOD toll </w:t>
      </w:r>
      <w:r w:rsidR="00C574FA">
        <w:rPr>
          <w:sz w:val="24"/>
        </w:rPr>
        <w:t xml:space="preserve">is more effective because it incentivizes non-peak </w:t>
      </w:r>
      <w:r w:rsidR="00B94BDF">
        <w:rPr>
          <w:sz w:val="24"/>
        </w:rPr>
        <w:t xml:space="preserve">hour </w:t>
      </w:r>
      <w:r w:rsidR="00C574FA">
        <w:rPr>
          <w:sz w:val="24"/>
        </w:rPr>
        <w:t>travel and penalizes peak-hour travel</w:t>
      </w:r>
      <w:r w:rsidR="00B94BDF">
        <w:rPr>
          <w:sz w:val="24"/>
        </w:rPr>
        <w:t xml:space="preserve">, and therefore is effective in reducing travel demand. These past studies on TOD impacts did not consider </w:t>
      </w:r>
      <w:r w:rsidRPr="008C009C">
        <w:rPr>
          <w:sz w:val="24"/>
        </w:rPr>
        <w:t>other tolling impacts such as welfare.</w:t>
      </w:r>
      <w:r w:rsidR="004A3B6F" w:rsidRPr="004A3B6F">
        <w:rPr>
          <w:sz w:val="24"/>
        </w:rPr>
        <w:t xml:space="preserve"> </w:t>
      </w:r>
      <w:r w:rsidR="004A3B6F" w:rsidRPr="008C009C">
        <w:rPr>
          <w:sz w:val="24"/>
        </w:rPr>
        <w:t xml:space="preserve">The </w:t>
      </w:r>
      <w:r w:rsidR="004A3B6F">
        <w:rPr>
          <w:sz w:val="24"/>
        </w:rPr>
        <w:t xml:space="preserve">welfare </w:t>
      </w:r>
      <w:r w:rsidR="004A3B6F" w:rsidRPr="008C009C">
        <w:rPr>
          <w:sz w:val="24"/>
        </w:rPr>
        <w:t xml:space="preserve">consequences of congestion pricing </w:t>
      </w:r>
      <w:r w:rsidR="00B94BDF">
        <w:rPr>
          <w:sz w:val="24"/>
        </w:rPr>
        <w:t xml:space="preserve">but not TOD tolling specifically, </w:t>
      </w:r>
      <w:r w:rsidR="004A3B6F">
        <w:rPr>
          <w:sz w:val="24"/>
        </w:rPr>
        <w:t xml:space="preserve">were </w:t>
      </w:r>
      <w:r w:rsidR="00B94BDF">
        <w:rPr>
          <w:sz w:val="24"/>
        </w:rPr>
        <w:t xml:space="preserve">investigated </w:t>
      </w:r>
      <w:r w:rsidR="004A3B6F">
        <w:rPr>
          <w:sz w:val="24"/>
        </w:rPr>
        <w:t xml:space="preserve">by other researchers </w:t>
      </w:r>
      <w:r w:rsidR="004A3B6F" w:rsidRPr="008C009C">
        <w:rPr>
          <w:sz w:val="24"/>
        </w:rPr>
        <w:t xml:space="preserve">(Ferrari, 2002; Gupta et al., 2006; </w:t>
      </w:r>
      <w:proofErr w:type="spellStart"/>
      <w:r w:rsidR="004A3B6F" w:rsidRPr="008C009C">
        <w:rPr>
          <w:sz w:val="24"/>
        </w:rPr>
        <w:t>Kalamanje</w:t>
      </w:r>
      <w:proofErr w:type="spellEnd"/>
      <w:r w:rsidR="004A3B6F" w:rsidRPr="008C009C">
        <w:rPr>
          <w:sz w:val="24"/>
        </w:rPr>
        <w:t xml:space="preserve"> and </w:t>
      </w:r>
      <w:proofErr w:type="spellStart"/>
      <w:r w:rsidR="004A3B6F" w:rsidRPr="008C009C">
        <w:rPr>
          <w:sz w:val="24"/>
        </w:rPr>
        <w:t>Kockelman</w:t>
      </w:r>
      <w:proofErr w:type="spellEnd"/>
      <w:r w:rsidR="004A3B6F" w:rsidRPr="008C009C">
        <w:rPr>
          <w:sz w:val="24"/>
        </w:rPr>
        <w:t xml:space="preserve">, 2004; </w:t>
      </w:r>
      <w:proofErr w:type="spellStart"/>
      <w:r w:rsidR="004A3B6F" w:rsidRPr="008C009C">
        <w:rPr>
          <w:sz w:val="24"/>
          <w:shd w:val="clear" w:color="auto" w:fill="FFFFFF" w:themeFill="background1"/>
        </w:rPr>
        <w:t>Kockelman</w:t>
      </w:r>
      <w:proofErr w:type="spellEnd"/>
      <w:r w:rsidR="004A3B6F" w:rsidRPr="008C009C">
        <w:rPr>
          <w:sz w:val="24"/>
          <w:shd w:val="clear" w:color="auto" w:fill="FFFFFF" w:themeFill="background1"/>
        </w:rPr>
        <w:t xml:space="preserve"> and </w:t>
      </w:r>
      <w:proofErr w:type="spellStart"/>
      <w:r w:rsidR="004A3B6F" w:rsidRPr="008C009C">
        <w:rPr>
          <w:sz w:val="24"/>
          <w:shd w:val="clear" w:color="auto" w:fill="FFFFFF" w:themeFill="background1"/>
        </w:rPr>
        <w:t>Lemp</w:t>
      </w:r>
      <w:proofErr w:type="spellEnd"/>
      <w:r w:rsidR="004A3B6F" w:rsidRPr="008C009C">
        <w:rPr>
          <w:sz w:val="24"/>
          <w:shd w:val="clear" w:color="auto" w:fill="FFFFFF" w:themeFill="background1"/>
        </w:rPr>
        <w:t>, 2011;</w:t>
      </w:r>
      <w:r w:rsidR="004A3B6F" w:rsidRPr="008C009C">
        <w:rPr>
          <w:sz w:val="24"/>
        </w:rPr>
        <w:t xml:space="preserve"> Parry and Bento, 2002).</w:t>
      </w:r>
    </w:p>
    <w:p w14:paraId="2C30ABFB" w14:textId="77777777" w:rsidR="005306BC" w:rsidRPr="008C009C" w:rsidRDefault="005306BC" w:rsidP="005306BC">
      <w:pPr>
        <w:rPr>
          <w:sz w:val="24"/>
        </w:rPr>
      </w:pPr>
    </w:p>
    <w:p w14:paraId="53DFC558" w14:textId="77777777" w:rsidR="005306BC" w:rsidRDefault="005306BC" w:rsidP="005306BC">
      <w:pPr>
        <w:rPr>
          <w:szCs w:val="22"/>
        </w:rPr>
      </w:pPr>
    </w:p>
    <w:p w14:paraId="05E89023" w14:textId="77777777" w:rsidR="005306BC" w:rsidRPr="005306BC" w:rsidRDefault="005306BC" w:rsidP="005306BC">
      <w:pPr>
        <w:spacing w:after="100" w:afterAutospacing="1"/>
        <w:ind w:firstLine="839"/>
        <w:rPr>
          <w:spacing w:val="-1"/>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3"/>
        <w:gridCol w:w="6757"/>
      </w:tblGrid>
      <w:tr w:rsidR="005A293C" w:rsidRPr="005A293C" w14:paraId="02CA33CC" w14:textId="77777777" w:rsidTr="005306BC">
        <w:tc>
          <w:tcPr>
            <w:tcW w:w="6347" w:type="dxa"/>
          </w:tcPr>
          <w:p w14:paraId="6B5AF53F" w14:textId="4F8AC4F3" w:rsidR="0002190E" w:rsidRPr="005A293C" w:rsidRDefault="0002190E">
            <w:pPr>
              <w:widowControl/>
              <w:ind w:firstLine="0"/>
              <w:jc w:val="left"/>
              <w:rPr>
                <w:b/>
                <w:szCs w:val="22"/>
              </w:rPr>
            </w:pPr>
            <w:r w:rsidRPr="005A293C">
              <w:rPr>
                <w:b/>
                <w:noProof/>
                <w:lang w:eastAsia="en-US"/>
              </w:rPr>
              <w:lastRenderedPageBreak/>
              <w:drawing>
                <wp:inline distT="0" distB="0" distL="0" distR="0" wp14:anchorId="19B28588" wp14:editId="151AF428">
                  <wp:extent cx="3896591" cy="4576405"/>
                  <wp:effectExtent l="0" t="0" r="8890" b="0"/>
                  <wp:docPr id="1" name="Content Placeholder 3" descr="Screen Clippi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Screen Clipping"/>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955756" cy="4645892"/>
                          </a:xfrm>
                          <a:prstGeom prst="rect">
                            <a:avLst/>
                          </a:prstGeom>
                        </pic:spPr>
                      </pic:pic>
                    </a:graphicData>
                  </a:graphic>
                </wp:inline>
              </w:drawing>
            </w:r>
          </w:p>
        </w:tc>
        <w:tc>
          <w:tcPr>
            <w:tcW w:w="6915" w:type="dxa"/>
          </w:tcPr>
          <w:p w14:paraId="1B7F6ECB" w14:textId="42D88C19" w:rsidR="0002190E" w:rsidRPr="005A293C" w:rsidRDefault="0002190E">
            <w:pPr>
              <w:widowControl/>
              <w:ind w:firstLine="0"/>
              <w:jc w:val="left"/>
              <w:rPr>
                <w:b/>
                <w:szCs w:val="22"/>
              </w:rPr>
            </w:pPr>
            <w:r w:rsidRPr="005A293C">
              <w:rPr>
                <w:b/>
                <w:noProof/>
                <w:lang w:eastAsia="en-US"/>
              </w:rPr>
              <w:drawing>
                <wp:inline distT="0" distB="0" distL="0" distR="0" wp14:anchorId="08837812" wp14:editId="1E240735">
                  <wp:extent cx="4265591" cy="456160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70B117.tmp"/>
                          <pic:cNvPicPr/>
                        </pic:nvPicPr>
                        <pic:blipFill rotWithShape="1">
                          <a:blip r:embed="rId12">
                            <a:extLst>
                              <a:ext uri="{28A0092B-C50C-407E-A947-70E740481C1C}">
                                <a14:useLocalDpi xmlns:a14="http://schemas.microsoft.com/office/drawing/2010/main" val="0"/>
                              </a:ext>
                            </a:extLst>
                          </a:blip>
                          <a:srcRect r="466" b="648"/>
                          <a:stretch/>
                        </pic:blipFill>
                        <pic:spPr bwMode="auto">
                          <a:xfrm>
                            <a:off x="0" y="0"/>
                            <a:ext cx="4303143" cy="4601767"/>
                          </a:xfrm>
                          <a:prstGeom prst="rect">
                            <a:avLst/>
                          </a:prstGeom>
                          <a:ln>
                            <a:noFill/>
                          </a:ln>
                          <a:extLst>
                            <a:ext uri="{53640926-AAD7-44D8-BBD7-CCE9431645EC}">
                              <a14:shadowObscured xmlns:a14="http://schemas.microsoft.com/office/drawing/2010/main"/>
                            </a:ext>
                          </a:extLst>
                        </pic:spPr>
                      </pic:pic>
                    </a:graphicData>
                  </a:graphic>
                </wp:inline>
              </w:drawing>
            </w:r>
          </w:p>
        </w:tc>
      </w:tr>
      <w:tr w:rsidR="005A293C" w:rsidRPr="005A293C" w14:paraId="304F1772" w14:textId="77777777" w:rsidTr="005306BC">
        <w:tc>
          <w:tcPr>
            <w:tcW w:w="6347" w:type="dxa"/>
          </w:tcPr>
          <w:p w14:paraId="2231C89E" w14:textId="58E00A64" w:rsidR="0002190E" w:rsidRPr="005A293C" w:rsidRDefault="0002190E" w:rsidP="0002190E">
            <w:pPr>
              <w:pStyle w:val="ListParagraph"/>
              <w:numPr>
                <w:ilvl w:val="0"/>
                <w:numId w:val="23"/>
              </w:numPr>
              <w:spacing w:line="240" w:lineRule="auto"/>
              <w:jc w:val="center"/>
              <w:rPr>
                <w:b/>
              </w:rPr>
            </w:pPr>
            <w:r w:rsidRPr="005A293C">
              <w:rPr>
                <w:b/>
                <w:sz w:val="22"/>
              </w:rPr>
              <w:t>An example of traffic impacts at adjacent roads due to tolling on I-465</w:t>
            </w:r>
          </w:p>
        </w:tc>
        <w:tc>
          <w:tcPr>
            <w:tcW w:w="6915" w:type="dxa"/>
          </w:tcPr>
          <w:p w14:paraId="6AEA0F05" w14:textId="704F692F" w:rsidR="0002190E" w:rsidRPr="005A293C" w:rsidRDefault="00C7274E" w:rsidP="005A293C">
            <w:pPr>
              <w:pStyle w:val="ListParagraph"/>
              <w:numPr>
                <w:ilvl w:val="0"/>
                <w:numId w:val="23"/>
              </w:numPr>
              <w:spacing w:line="240" w:lineRule="auto"/>
              <w:jc w:val="center"/>
              <w:rPr>
                <w:b/>
              </w:rPr>
            </w:pPr>
            <w:r>
              <w:rPr>
                <w:b/>
              </w:rPr>
              <w:t xml:space="preserve">The </w:t>
            </w:r>
            <w:r w:rsidR="0002190E" w:rsidRPr="005A293C">
              <w:rPr>
                <w:b/>
              </w:rPr>
              <w:t>most-affected roads</w:t>
            </w:r>
          </w:p>
        </w:tc>
      </w:tr>
    </w:tbl>
    <w:p w14:paraId="5010F93C" w14:textId="429B71CC" w:rsidR="0002190E" w:rsidRDefault="0002190E">
      <w:pPr>
        <w:widowControl/>
        <w:ind w:firstLine="0"/>
        <w:jc w:val="left"/>
        <w:rPr>
          <w:szCs w:val="22"/>
        </w:rPr>
      </w:pPr>
    </w:p>
    <w:p w14:paraId="60697DAB" w14:textId="41A0B92D" w:rsidR="0002190E" w:rsidRPr="005A293C" w:rsidRDefault="0002190E">
      <w:pPr>
        <w:widowControl/>
        <w:ind w:firstLine="0"/>
        <w:jc w:val="left"/>
        <w:rPr>
          <w:b/>
          <w:szCs w:val="22"/>
        </w:rPr>
        <w:sectPr w:rsidR="0002190E" w:rsidRPr="005A293C" w:rsidSect="00C4220F">
          <w:headerReference w:type="default" r:id="rId13"/>
          <w:type w:val="nextColumn"/>
          <w:pgSz w:w="15840" w:h="12240" w:orient="landscape"/>
          <w:pgMar w:top="1440" w:right="1440" w:bottom="1440" w:left="1440" w:header="706" w:footer="706" w:gutter="0"/>
          <w:lnNumType w:countBy="1"/>
          <w:cols w:space="708"/>
          <w:titlePg/>
          <w:docGrid w:linePitch="360"/>
        </w:sectPr>
      </w:pPr>
      <w:bookmarkStart w:id="11" w:name="_Ref457468765"/>
      <w:bookmarkStart w:id="12" w:name="_Ref457468742"/>
      <w:r w:rsidRPr="005A293C">
        <w:rPr>
          <w:b/>
        </w:rPr>
        <w:t xml:space="preserve">FIGURE </w:t>
      </w:r>
      <w:r w:rsidRPr="005A293C">
        <w:rPr>
          <w:b/>
        </w:rPr>
        <w:fldChar w:fldCharType="begin"/>
      </w:r>
      <w:r w:rsidRPr="005A293C">
        <w:rPr>
          <w:b/>
        </w:rPr>
        <w:instrText xml:space="preserve"> SEQ Figure \* ARABIC </w:instrText>
      </w:r>
      <w:r w:rsidRPr="005A293C">
        <w:rPr>
          <w:b/>
        </w:rPr>
        <w:fldChar w:fldCharType="separate"/>
      </w:r>
      <w:r w:rsidRPr="005A293C">
        <w:rPr>
          <w:b/>
          <w:noProof/>
        </w:rPr>
        <w:t>3</w:t>
      </w:r>
      <w:r w:rsidRPr="005A293C">
        <w:rPr>
          <w:b/>
          <w:noProof/>
        </w:rPr>
        <w:fldChar w:fldCharType="end"/>
      </w:r>
      <w:bookmarkEnd w:id="11"/>
      <w:r w:rsidRPr="005A293C">
        <w:rPr>
          <w:b/>
        </w:rPr>
        <w:t xml:space="preserve"> Example of traffic distributions</w:t>
      </w:r>
      <w:bookmarkEnd w:id="12"/>
      <w:r w:rsidR="005A293C">
        <w:rPr>
          <w:b/>
        </w:rPr>
        <w:t xml:space="preserve"> </w:t>
      </w:r>
    </w:p>
    <w:p w14:paraId="2E2AF8D5" w14:textId="3AABA1A4" w:rsidR="008A47CF" w:rsidRDefault="008A47CF">
      <w:pPr>
        <w:rPr>
          <w:szCs w:val="22"/>
        </w:rPr>
      </w:pPr>
    </w:p>
    <w:p w14:paraId="3FC416FE" w14:textId="68CFB7D6" w:rsidR="00376712" w:rsidRDefault="00E35CCC" w:rsidP="00F5115B">
      <w:pPr>
        <w:jc w:val="center"/>
        <w:rPr>
          <w:szCs w:val="22"/>
        </w:rPr>
      </w:pPr>
      <w:r>
        <w:rPr>
          <w:noProof/>
          <w:lang w:eastAsia="en-US"/>
        </w:rPr>
        <w:drawing>
          <wp:inline distT="0" distB="0" distL="0" distR="0" wp14:anchorId="6C7E2B06" wp14:editId="607AC758">
            <wp:extent cx="3808800" cy="2311200"/>
            <wp:effectExtent l="0" t="0" r="127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3CC7D4A" w14:textId="585133E3" w:rsidR="00E35CCC" w:rsidRDefault="0002190E" w:rsidP="00AC0E76">
      <w:pPr>
        <w:pStyle w:val="Caption"/>
      </w:pPr>
      <w:bookmarkStart w:id="13" w:name="_Ref497162773"/>
      <w:r>
        <w:t>FIGURE</w:t>
      </w:r>
      <w:r w:rsidR="00E35CCC">
        <w:t xml:space="preserve"> </w:t>
      </w:r>
      <w:r w:rsidR="00E35CCC">
        <w:fldChar w:fldCharType="begin"/>
      </w:r>
      <w:r w:rsidR="00E35CCC">
        <w:instrText xml:space="preserve"> SEQ Figure \* ARABIC </w:instrText>
      </w:r>
      <w:r w:rsidR="00E35CCC">
        <w:fldChar w:fldCharType="separate"/>
      </w:r>
      <w:r w:rsidR="00E35CCC">
        <w:rPr>
          <w:noProof/>
        </w:rPr>
        <w:t>2</w:t>
      </w:r>
      <w:r w:rsidR="00E35CCC">
        <w:fldChar w:fldCharType="end"/>
      </w:r>
      <w:bookmarkEnd w:id="13"/>
      <w:r w:rsidR="00F83343">
        <w:t>.</w:t>
      </w:r>
      <w:r w:rsidR="00E35CCC">
        <w:t xml:space="preserve"> Toll revenue as a function of toll rate</w:t>
      </w:r>
    </w:p>
    <w:p w14:paraId="3432BAFE" w14:textId="77777777" w:rsidR="00CF4450" w:rsidRDefault="00CF4450" w:rsidP="00CF4450">
      <w:pPr>
        <w:ind w:firstLine="835"/>
        <w:rPr>
          <w:spacing w:val="-2"/>
          <w:szCs w:val="22"/>
        </w:rPr>
      </w:pPr>
    </w:p>
    <w:p w14:paraId="4371B700" w14:textId="77777777" w:rsidR="00CF4450" w:rsidRPr="000B3E5F" w:rsidRDefault="00CF4450" w:rsidP="00CF4450">
      <w:pPr>
        <w:ind w:firstLine="839"/>
        <w:rPr>
          <w:spacing w:val="-2"/>
          <w:szCs w:val="22"/>
        </w:rPr>
      </w:pPr>
    </w:p>
    <w:p w14:paraId="729A20F8" w14:textId="40AB247D" w:rsidR="005D75EF" w:rsidRDefault="009F7D5D" w:rsidP="0055377C">
      <w:pPr>
        <w:ind w:firstLine="0"/>
        <w:jc w:val="left"/>
        <w:rPr>
          <w:spacing w:val="-2"/>
          <w:szCs w:val="22"/>
        </w:rPr>
      </w:pPr>
      <w:r w:rsidRPr="009F7D5D">
        <w:rPr>
          <w:noProof/>
          <w:spacing w:val="-2"/>
          <w:szCs w:val="22"/>
          <w:lang w:eastAsia="en-US"/>
        </w:rPr>
        <w:drawing>
          <wp:anchor distT="0" distB="0" distL="114300" distR="114300" simplePos="0" relativeHeight="251658240" behindDoc="0" locked="0" layoutInCell="1" allowOverlap="1" wp14:anchorId="264BA9DF" wp14:editId="2768AFF4">
            <wp:simplePos x="1809750" y="3867150"/>
            <wp:positionH relativeFrom="column">
              <wp:posOffset>1809750</wp:posOffset>
            </wp:positionH>
            <wp:positionV relativeFrom="paragraph">
              <wp:align>top</wp:align>
            </wp:positionV>
            <wp:extent cx="4154400" cy="2440800"/>
            <wp:effectExtent l="0" t="0" r="0" b="0"/>
            <wp:wrapSquare wrapText="bothSides"/>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r w:rsidR="0055377C">
        <w:rPr>
          <w:spacing w:val="-2"/>
          <w:szCs w:val="22"/>
        </w:rPr>
        <w:br w:type="textWrapping" w:clear="all"/>
      </w:r>
    </w:p>
    <w:p w14:paraId="186737E1" w14:textId="6A8B59A3" w:rsidR="00946F1C" w:rsidRPr="000B3E5F" w:rsidRDefault="000974CE" w:rsidP="00AC0E76">
      <w:pPr>
        <w:pStyle w:val="Caption"/>
      </w:pPr>
      <w:bookmarkStart w:id="14" w:name="_Ref457468783"/>
      <w:r w:rsidRPr="00376712">
        <w:t xml:space="preserve">FIGURE </w:t>
      </w:r>
      <w:r w:rsidR="0076223B">
        <w:fldChar w:fldCharType="begin"/>
      </w:r>
      <w:r w:rsidR="0076223B">
        <w:instrText xml:space="preserve"> SEQ Figure \* ARABIC </w:instrText>
      </w:r>
      <w:r w:rsidR="0076223B">
        <w:fldChar w:fldCharType="separate"/>
      </w:r>
      <w:r w:rsidR="00FA71D1">
        <w:rPr>
          <w:noProof/>
        </w:rPr>
        <w:t>4</w:t>
      </w:r>
      <w:r w:rsidR="0076223B">
        <w:fldChar w:fldCharType="end"/>
      </w:r>
      <w:bookmarkEnd w:id="14"/>
      <w:r w:rsidRPr="00376712">
        <w:t xml:space="preserve"> Annual revenues </w:t>
      </w:r>
    </w:p>
    <w:tbl>
      <w:tblPr>
        <w:tblStyle w:val="TableGrid"/>
        <w:tblpPr w:leftFromText="187" w:rightFromText="187" w:tblpYSpec="top"/>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9F54F8" w:rsidRPr="000B3E5F" w14:paraId="79B898A8" w14:textId="77777777" w:rsidTr="001A4244">
        <w:trPr>
          <w:trHeight w:val="11128"/>
        </w:trPr>
        <w:tc>
          <w:tcPr>
            <w:tcW w:w="936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4"/>
            </w:tblGrid>
            <w:tr w:rsidR="001634F6" w:rsidRPr="000B3E5F" w14:paraId="39968304" w14:textId="77777777" w:rsidTr="00C86FDC">
              <w:trPr>
                <w:trHeight w:hRule="exact" w:val="3024"/>
              </w:trPr>
              <w:tc>
                <w:tcPr>
                  <w:tcW w:w="9124" w:type="dxa"/>
                </w:tcPr>
                <w:p w14:paraId="4BAFFD55" w14:textId="4B2029E1" w:rsidR="001634F6" w:rsidRPr="000B3E5F" w:rsidRDefault="001634F6" w:rsidP="00A95889">
                  <w:pPr>
                    <w:keepNext/>
                    <w:framePr w:hSpace="187" w:wrap="around" w:hAnchor="text" w:yAlign="top"/>
                    <w:ind w:firstLine="0"/>
                    <w:suppressOverlap/>
                    <w:rPr>
                      <w:szCs w:val="22"/>
                    </w:rPr>
                  </w:pPr>
                  <w:r w:rsidRPr="000B3E5F">
                    <w:rPr>
                      <w:noProof/>
                      <w:szCs w:val="22"/>
                      <w:lang w:eastAsia="en-US"/>
                    </w:rPr>
                    <w:lastRenderedPageBreak/>
                    <w:drawing>
                      <wp:inline distT="0" distB="0" distL="0" distR="0" wp14:anchorId="2BF36FB9" wp14:editId="7249F0F2">
                        <wp:extent cx="5715000" cy="1920240"/>
                        <wp:effectExtent l="0" t="0" r="0" b="381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c>
            </w:tr>
            <w:tr w:rsidR="001634F6" w:rsidRPr="000B3E5F" w14:paraId="7FABDF87" w14:textId="77777777" w:rsidTr="00C86FDC">
              <w:trPr>
                <w:trHeight w:hRule="exact" w:val="3024"/>
              </w:trPr>
              <w:tc>
                <w:tcPr>
                  <w:tcW w:w="9124" w:type="dxa"/>
                </w:tcPr>
                <w:p w14:paraId="5E2D01D3" w14:textId="64793C1A" w:rsidR="001634F6" w:rsidRPr="000B3E5F" w:rsidRDefault="001634F6" w:rsidP="00A95889">
                  <w:pPr>
                    <w:keepNext/>
                    <w:framePr w:hSpace="187" w:wrap="around" w:hAnchor="text" w:yAlign="top"/>
                    <w:ind w:firstLine="0"/>
                    <w:suppressOverlap/>
                    <w:rPr>
                      <w:szCs w:val="22"/>
                    </w:rPr>
                  </w:pPr>
                  <w:r w:rsidRPr="000B3E5F">
                    <w:rPr>
                      <w:noProof/>
                      <w:szCs w:val="22"/>
                      <w:lang w:eastAsia="en-US"/>
                    </w:rPr>
                    <w:drawing>
                      <wp:inline distT="0" distB="0" distL="0" distR="0" wp14:anchorId="1A039ACC" wp14:editId="18332F1E">
                        <wp:extent cx="5716905" cy="1918252"/>
                        <wp:effectExtent l="0" t="0" r="17145" b="635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c>
            </w:tr>
            <w:tr w:rsidR="001634F6" w:rsidRPr="000B3E5F" w14:paraId="683AA026" w14:textId="77777777" w:rsidTr="00C86FDC">
              <w:trPr>
                <w:trHeight w:hRule="exact" w:val="3888"/>
              </w:trPr>
              <w:tc>
                <w:tcPr>
                  <w:tcW w:w="9124" w:type="dxa"/>
                </w:tcPr>
                <w:p w14:paraId="7FAB431D" w14:textId="235CFF66" w:rsidR="001634F6" w:rsidRPr="000B3E5F" w:rsidRDefault="008058FB" w:rsidP="00A95889">
                  <w:pPr>
                    <w:keepNext/>
                    <w:framePr w:hSpace="187" w:wrap="around" w:hAnchor="text" w:yAlign="top"/>
                    <w:ind w:firstLine="0"/>
                    <w:suppressOverlap/>
                    <w:rPr>
                      <w:szCs w:val="22"/>
                    </w:rPr>
                  </w:pPr>
                  <w:r w:rsidRPr="000B3E5F">
                    <w:rPr>
                      <w:noProof/>
                      <w:szCs w:val="22"/>
                      <w:lang w:eastAsia="en-US"/>
                    </w:rPr>
                    <w:drawing>
                      <wp:inline distT="0" distB="0" distL="0" distR="0" wp14:anchorId="41BEC359" wp14:editId="26AE2603">
                        <wp:extent cx="5715000" cy="2435087"/>
                        <wp:effectExtent l="0" t="0" r="0" b="381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c>
            </w:tr>
          </w:tbl>
          <w:p w14:paraId="542F7E1F" w14:textId="77777777" w:rsidR="001E6F6B" w:rsidRPr="000B3E5F" w:rsidRDefault="001E6F6B" w:rsidP="001A4244">
            <w:pPr>
              <w:keepNext/>
              <w:ind w:firstLine="0"/>
              <w:rPr>
                <w:szCs w:val="22"/>
              </w:rPr>
            </w:pPr>
          </w:p>
          <w:p w14:paraId="4CA0B710" w14:textId="3BCFFE02" w:rsidR="00E33050" w:rsidRDefault="00291984" w:rsidP="00AC0E76">
            <w:pPr>
              <w:pStyle w:val="Caption"/>
            </w:pPr>
            <w:bookmarkStart w:id="15" w:name="_Ref457648093"/>
            <w:r w:rsidRPr="000B3E5F">
              <w:t xml:space="preserve">FIGURE </w:t>
            </w:r>
            <w:r w:rsidR="0076223B">
              <w:fldChar w:fldCharType="begin"/>
            </w:r>
            <w:r w:rsidR="0076223B">
              <w:instrText xml:space="preserve"> SEQ Figure \* ARABIC </w:instrText>
            </w:r>
            <w:r w:rsidR="0076223B">
              <w:fldChar w:fldCharType="separate"/>
            </w:r>
            <w:r w:rsidR="00FA71D1">
              <w:rPr>
                <w:noProof/>
              </w:rPr>
              <w:t>5</w:t>
            </w:r>
            <w:r w:rsidR="0076223B">
              <w:rPr>
                <w:noProof/>
              </w:rPr>
              <w:fldChar w:fldCharType="end"/>
            </w:r>
            <w:bookmarkEnd w:id="15"/>
            <w:r w:rsidR="008452E3" w:rsidRPr="000B3E5F">
              <w:t xml:space="preserve"> (a)</w:t>
            </w:r>
            <w:r w:rsidR="00E33050" w:rsidRPr="000B3E5F">
              <w:t xml:space="preserve"> </w:t>
            </w:r>
            <w:r w:rsidR="00583439">
              <w:t>T</w:t>
            </w:r>
            <w:r w:rsidR="00C7274E">
              <w:t>ime-of-day D</w:t>
            </w:r>
            <w:r w:rsidR="00E33050" w:rsidRPr="000B3E5F">
              <w:t>istribution</w:t>
            </w:r>
            <w:r w:rsidR="00C7274E">
              <w:t xml:space="preserve"> of Revenue</w:t>
            </w:r>
          </w:p>
          <w:p w14:paraId="21F04303" w14:textId="77777777" w:rsidR="00CF4450" w:rsidRDefault="00CF4450" w:rsidP="00CF4450">
            <w:pPr>
              <w:ind w:firstLine="835"/>
              <w:rPr>
                <w:spacing w:val="-1"/>
                <w:szCs w:val="22"/>
              </w:rPr>
            </w:pPr>
          </w:p>
          <w:p w14:paraId="06AA4D63" w14:textId="13375410" w:rsidR="00376712" w:rsidRPr="00376712" w:rsidRDefault="00376712" w:rsidP="005306BC">
            <w:pPr>
              <w:spacing w:after="100" w:afterAutospacing="1"/>
              <w:ind w:firstLine="839"/>
            </w:pPr>
          </w:p>
        </w:tc>
      </w:tr>
    </w:tbl>
    <w:p w14:paraId="07ED1139" w14:textId="22E7CBA8" w:rsidR="00AF286E" w:rsidRPr="000B3E5F" w:rsidRDefault="00AF286E" w:rsidP="00C86FDC">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szCs w:val="22"/>
        </w:rPr>
        <w:sectPr w:rsidR="00AF286E" w:rsidRPr="000B3E5F" w:rsidSect="00C4220F">
          <w:type w:val="nextColumn"/>
          <w:pgSz w:w="12240" w:h="15840"/>
          <w:pgMar w:top="1440" w:right="1440" w:bottom="1440" w:left="1440" w:header="706" w:footer="706" w:gutter="0"/>
          <w:lnNumType w:countBy="1"/>
          <w:cols w:space="708"/>
          <w:docGrid w:linePitch="360"/>
        </w:sectPr>
      </w:pPr>
    </w:p>
    <w:p w14:paraId="3E595B9A" w14:textId="77777777" w:rsidR="007C537B" w:rsidRPr="000B3E5F" w:rsidRDefault="007C537B" w:rsidP="00A20BB9">
      <w:pPr>
        <w:ind w:firstLine="0"/>
        <w:rPr>
          <w:szCs w:val="22"/>
        </w:rPr>
      </w:pPr>
    </w:p>
    <w:tbl>
      <w:tblPr>
        <w:tblStyle w:val="TableGrid"/>
        <w:tblpPr w:leftFromText="187" w:rightFromText="187" w:tblpYSpec="top"/>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C537B" w:rsidRPr="000B3E5F" w14:paraId="62C98A55" w14:textId="77777777" w:rsidTr="001A4244">
        <w:trPr>
          <w:trHeight w:val="10524"/>
        </w:trPr>
        <w:tc>
          <w:tcPr>
            <w:tcW w:w="936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4"/>
            </w:tblGrid>
            <w:tr w:rsidR="007C537B" w:rsidRPr="000B3E5F" w14:paraId="159D2C95" w14:textId="77777777" w:rsidTr="001A4244">
              <w:trPr>
                <w:trHeight w:hRule="exact" w:val="2880"/>
              </w:trPr>
              <w:tc>
                <w:tcPr>
                  <w:tcW w:w="9000" w:type="dxa"/>
                </w:tcPr>
                <w:p w14:paraId="02EE937F" w14:textId="1AE7DC45" w:rsidR="007C537B" w:rsidRPr="000B3E5F" w:rsidRDefault="00DF7259" w:rsidP="007C537B">
                  <w:pPr>
                    <w:keepNext/>
                    <w:framePr w:hSpace="187" w:wrap="around" w:hAnchor="text" w:yAlign="top"/>
                    <w:ind w:firstLine="0"/>
                    <w:suppressOverlap/>
                    <w:rPr>
                      <w:szCs w:val="22"/>
                    </w:rPr>
                  </w:pPr>
                  <w:r w:rsidRPr="000B3E5F">
                    <w:rPr>
                      <w:noProof/>
                      <w:szCs w:val="22"/>
                      <w:lang w:eastAsia="en-US"/>
                    </w:rPr>
                    <w:drawing>
                      <wp:inline distT="0" distB="0" distL="0" distR="0" wp14:anchorId="4BFA0587" wp14:editId="28817B83">
                        <wp:extent cx="5715000" cy="1828800"/>
                        <wp:effectExtent l="0" t="0" r="0" b="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tc>
            </w:tr>
            <w:tr w:rsidR="007C537B" w:rsidRPr="000B3E5F" w14:paraId="7F7ABD9A" w14:textId="77777777" w:rsidTr="001A4244">
              <w:trPr>
                <w:trHeight w:hRule="exact" w:val="3024"/>
              </w:trPr>
              <w:tc>
                <w:tcPr>
                  <w:tcW w:w="9124" w:type="dxa"/>
                </w:tcPr>
                <w:p w14:paraId="49C40182" w14:textId="2BE33B69" w:rsidR="007C537B" w:rsidRPr="000B3E5F" w:rsidRDefault="007C0334" w:rsidP="007C537B">
                  <w:pPr>
                    <w:keepNext/>
                    <w:framePr w:hSpace="187" w:wrap="around" w:hAnchor="text" w:yAlign="top"/>
                    <w:ind w:firstLine="0"/>
                    <w:suppressOverlap/>
                    <w:rPr>
                      <w:szCs w:val="22"/>
                    </w:rPr>
                  </w:pPr>
                  <w:r w:rsidRPr="000B3E5F">
                    <w:rPr>
                      <w:noProof/>
                      <w:szCs w:val="22"/>
                      <w:lang w:eastAsia="en-US"/>
                    </w:rPr>
                    <w:drawing>
                      <wp:inline distT="0" distB="0" distL="0" distR="0" wp14:anchorId="476AEAFC" wp14:editId="0A6C0950">
                        <wp:extent cx="5715000" cy="1828800"/>
                        <wp:effectExtent l="0" t="0" r="0" b="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c>
            </w:tr>
            <w:tr w:rsidR="007C537B" w:rsidRPr="000B3E5F" w14:paraId="08AB9C63" w14:textId="77777777" w:rsidTr="001A4244">
              <w:trPr>
                <w:trHeight w:hRule="exact" w:val="3888"/>
              </w:trPr>
              <w:tc>
                <w:tcPr>
                  <w:tcW w:w="9124" w:type="dxa"/>
                </w:tcPr>
                <w:p w14:paraId="22C8B3EF" w14:textId="50830DEF" w:rsidR="007C537B" w:rsidRPr="000B3E5F" w:rsidRDefault="007C0334" w:rsidP="007C537B">
                  <w:pPr>
                    <w:keepNext/>
                    <w:framePr w:hSpace="187" w:wrap="around" w:hAnchor="text" w:yAlign="top"/>
                    <w:ind w:firstLine="0"/>
                    <w:suppressOverlap/>
                    <w:rPr>
                      <w:szCs w:val="22"/>
                    </w:rPr>
                  </w:pPr>
                  <w:r w:rsidRPr="000B3E5F">
                    <w:rPr>
                      <w:noProof/>
                      <w:szCs w:val="22"/>
                      <w:lang w:eastAsia="en-US"/>
                    </w:rPr>
                    <w:drawing>
                      <wp:inline distT="0" distB="0" distL="0" distR="0" wp14:anchorId="4EBA5906" wp14:editId="6DAE08CB">
                        <wp:extent cx="5715000" cy="2377440"/>
                        <wp:effectExtent l="0" t="0" r="0" b="381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tc>
            </w:tr>
          </w:tbl>
          <w:p w14:paraId="3A9B3D29" w14:textId="77777777" w:rsidR="007C537B" w:rsidRPr="000B3E5F" w:rsidRDefault="007C537B" w:rsidP="007C537B">
            <w:pPr>
              <w:keepNext/>
              <w:ind w:firstLine="0"/>
              <w:rPr>
                <w:szCs w:val="22"/>
              </w:rPr>
            </w:pPr>
          </w:p>
          <w:p w14:paraId="70861466" w14:textId="331FB9E7" w:rsidR="007C537B" w:rsidRPr="000B3E5F" w:rsidRDefault="008452E3" w:rsidP="00AC0E76">
            <w:pPr>
              <w:pStyle w:val="Caption"/>
            </w:pPr>
            <w:r w:rsidRPr="000B3E5F">
              <w:fldChar w:fldCharType="begin"/>
            </w:r>
            <w:r w:rsidRPr="000B3E5F">
              <w:instrText xml:space="preserve"> REF _Ref457648093 \h </w:instrText>
            </w:r>
            <w:r w:rsidR="000B3E5F">
              <w:instrText xml:space="preserve"> \* MERGEFORMAT </w:instrText>
            </w:r>
            <w:r w:rsidRPr="000B3E5F">
              <w:fldChar w:fldCharType="separate"/>
            </w:r>
            <w:r w:rsidR="00FA71D1" w:rsidRPr="000B3E5F">
              <w:t xml:space="preserve">FIGURE </w:t>
            </w:r>
            <w:r w:rsidR="00FA71D1">
              <w:rPr>
                <w:noProof/>
              </w:rPr>
              <w:t>5</w:t>
            </w:r>
            <w:r w:rsidRPr="000B3E5F">
              <w:fldChar w:fldCharType="end"/>
            </w:r>
            <w:r w:rsidRPr="000B3E5F">
              <w:t xml:space="preserve"> (b)</w:t>
            </w:r>
            <w:r w:rsidR="007C537B" w:rsidRPr="000B3E5F">
              <w:t xml:space="preserve"> </w:t>
            </w:r>
            <w:r w:rsidR="00583439">
              <w:t>T</w:t>
            </w:r>
            <w:r w:rsidR="00C7274E">
              <w:t xml:space="preserve">ime-of-Day Distribution of </w:t>
            </w:r>
            <w:r w:rsidR="007C537B" w:rsidRPr="000B3E5F">
              <w:t>VHT</w:t>
            </w:r>
          </w:p>
        </w:tc>
      </w:tr>
    </w:tbl>
    <w:p w14:paraId="4820D346" w14:textId="36CD7CCA" w:rsidR="00A20BB9" w:rsidRPr="000B3E5F" w:rsidRDefault="00A20BB9" w:rsidP="00A20BB9">
      <w:pPr>
        <w:ind w:firstLine="0"/>
        <w:rPr>
          <w:szCs w:val="22"/>
        </w:rPr>
      </w:pPr>
    </w:p>
    <w:p w14:paraId="15404BB9" w14:textId="7F6466C9" w:rsidR="007C0334" w:rsidRPr="000B3E5F" w:rsidRDefault="007C0334" w:rsidP="005F1D9C">
      <w:pPr>
        <w:rPr>
          <w:szCs w:val="22"/>
        </w:rPr>
      </w:pPr>
    </w:p>
    <w:tbl>
      <w:tblPr>
        <w:tblStyle w:val="TableGrid"/>
        <w:tblpPr w:leftFromText="187" w:rightFromText="187" w:tblpYSpec="top"/>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C0334" w:rsidRPr="000B3E5F" w14:paraId="2F4A5A7B" w14:textId="77777777" w:rsidTr="001A4244">
        <w:trPr>
          <w:trHeight w:val="10164"/>
        </w:trPr>
        <w:tc>
          <w:tcPr>
            <w:tcW w:w="936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4"/>
            </w:tblGrid>
            <w:tr w:rsidR="007C0334" w:rsidRPr="000B3E5F" w14:paraId="0C507536" w14:textId="77777777" w:rsidTr="001A4244">
              <w:trPr>
                <w:trHeight w:hRule="exact" w:val="2880"/>
              </w:trPr>
              <w:tc>
                <w:tcPr>
                  <w:tcW w:w="9124" w:type="dxa"/>
                </w:tcPr>
                <w:p w14:paraId="437C22D1" w14:textId="1CB9814D" w:rsidR="007C0334" w:rsidRPr="000B3E5F" w:rsidRDefault="007C0334" w:rsidP="007C0334">
                  <w:pPr>
                    <w:keepNext/>
                    <w:framePr w:hSpace="187" w:wrap="around" w:hAnchor="text" w:yAlign="top"/>
                    <w:ind w:firstLine="0"/>
                    <w:suppressOverlap/>
                    <w:rPr>
                      <w:szCs w:val="22"/>
                    </w:rPr>
                  </w:pPr>
                  <w:r w:rsidRPr="000B3E5F">
                    <w:rPr>
                      <w:noProof/>
                      <w:szCs w:val="22"/>
                      <w:lang w:eastAsia="en-US"/>
                    </w:rPr>
                    <w:lastRenderedPageBreak/>
                    <w:drawing>
                      <wp:inline distT="0" distB="0" distL="0" distR="0" wp14:anchorId="13A21CA0" wp14:editId="48943F91">
                        <wp:extent cx="5715000" cy="1828800"/>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tc>
            </w:tr>
            <w:tr w:rsidR="007C0334" w:rsidRPr="000B3E5F" w14:paraId="6241DDED" w14:textId="77777777" w:rsidTr="001A4244">
              <w:trPr>
                <w:trHeight w:hRule="exact" w:val="2880"/>
              </w:trPr>
              <w:tc>
                <w:tcPr>
                  <w:tcW w:w="9124" w:type="dxa"/>
                </w:tcPr>
                <w:p w14:paraId="05AD3E76" w14:textId="5A053754" w:rsidR="007C0334" w:rsidRPr="000B3E5F" w:rsidRDefault="007C0334" w:rsidP="007C0334">
                  <w:pPr>
                    <w:keepNext/>
                    <w:framePr w:hSpace="187" w:wrap="around" w:hAnchor="text" w:yAlign="top"/>
                    <w:ind w:firstLine="0"/>
                    <w:suppressOverlap/>
                    <w:rPr>
                      <w:szCs w:val="22"/>
                    </w:rPr>
                  </w:pPr>
                  <w:r w:rsidRPr="000B3E5F">
                    <w:rPr>
                      <w:noProof/>
                      <w:szCs w:val="22"/>
                      <w:lang w:eastAsia="en-US"/>
                    </w:rPr>
                    <w:drawing>
                      <wp:inline distT="0" distB="0" distL="0" distR="0" wp14:anchorId="152878D8" wp14:editId="7A578633">
                        <wp:extent cx="5715000" cy="1828800"/>
                        <wp:effectExtent l="0" t="0" r="0" b="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c>
            </w:tr>
            <w:tr w:rsidR="007C0334" w:rsidRPr="000B3E5F" w14:paraId="5589732A" w14:textId="77777777" w:rsidTr="001A4244">
              <w:trPr>
                <w:trHeight w:hRule="exact" w:val="3744"/>
              </w:trPr>
              <w:tc>
                <w:tcPr>
                  <w:tcW w:w="9124" w:type="dxa"/>
                </w:tcPr>
                <w:p w14:paraId="13EBBB9F" w14:textId="71C5D28E" w:rsidR="007C0334" w:rsidRPr="000B3E5F" w:rsidRDefault="007C0334" w:rsidP="007C0334">
                  <w:pPr>
                    <w:keepNext/>
                    <w:framePr w:hSpace="187" w:wrap="around" w:hAnchor="text" w:yAlign="top"/>
                    <w:ind w:firstLine="0"/>
                    <w:suppressOverlap/>
                    <w:rPr>
                      <w:szCs w:val="22"/>
                    </w:rPr>
                  </w:pPr>
                  <w:r w:rsidRPr="000B3E5F">
                    <w:rPr>
                      <w:noProof/>
                      <w:szCs w:val="22"/>
                      <w:lang w:eastAsia="en-US"/>
                    </w:rPr>
                    <w:drawing>
                      <wp:inline distT="0" distB="0" distL="0" distR="0" wp14:anchorId="4D2B9203" wp14:editId="0AC43B48">
                        <wp:extent cx="5715000" cy="2377440"/>
                        <wp:effectExtent l="0" t="0" r="0" b="381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c>
            </w:tr>
          </w:tbl>
          <w:p w14:paraId="1513F923" w14:textId="77777777" w:rsidR="007C0334" w:rsidRPr="000B3E5F" w:rsidRDefault="007C0334" w:rsidP="007C0334">
            <w:pPr>
              <w:keepNext/>
              <w:ind w:firstLine="0"/>
              <w:rPr>
                <w:szCs w:val="22"/>
              </w:rPr>
            </w:pPr>
          </w:p>
          <w:p w14:paraId="3A497640" w14:textId="55D65927" w:rsidR="007C0334" w:rsidRPr="000B3E5F" w:rsidRDefault="008452E3" w:rsidP="00C7274E">
            <w:pPr>
              <w:ind w:firstLine="0"/>
              <w:jc w:val="center"/>
              <w:rPr>
                <w:szCs w:val="22"/>
              </w:rPr>
            </w:pPr>
            <w:r w:rsidRPr="000B3E5F">
              <w:rPr>
                <w:b/>
                <w:szCs w:val="22"/>
              </w:rPr>
              <w:fldChar w:fldCharType="begin"/>
            </w:r>
            <w:r w:rsidRPr="000B3E5F">
              <w:rPr>
                <w:b/>
                <w:szCs w:val="22"/>
              </w:rPr>
              <w:instrText xml:space="preserve"> REF _Ref457648093 \h  \* MERGEFORMAT </w:instrText>
            </w:r>
            <w:r w:rsidRPr="000B3E5F">
              <w:rPr>
                <w:b/>
                <w:szCs w:val="22"/>
              </w:rPr>
            </w:r>
            <w:r w:rsidRPr="000B3E5F">
              <w:rPr>
                <w:b/>
                <w:szCs w:val="22"/>
              </w:rPr>
              <w:fldChar w:fldCharType="separate"/>
            </w:r>
            <w:r w:rsidR="00FA71D1" w:rsidRPr="00FA71D1">
              <w:rPr>
                <w:b/>
                <w:szCs w:val="22"/>
              </w:rPr>
              <w:t xml:space="preserve">FIGURE </w:t>
            </w:r>
            <w:r w:rsidR="00FA71D1" w:rsidRPr="00FA71D1">
              <w:rPr>
                <w:b/>
                <w:noProof/>
                <w:szCs w:val="22"/>
              </w:rPr>
              <w:t>5</w:t>
            </w:r>
            <w:r w:rsidRPr="000B3E5F">
              <w:rPr>
                <w:b/>
                <w:szCs w:val="22"/>
              </w:rPr>
              <w:fldChar w:fldCharType="end"/>
            </w:r>
            <w:r w:rsidRPr="000B3E5F">
              <w:rPr>
                <w:b/>
                <w:szCs w:val="22"/>
              </w:rPr>
              <w:t xml:space="preserve"> (c) </w:t>
            </w:r>
            <w:r w:rsidR="00583439">
              <w:rPr>
                <w:b/>
                <w:szCs w:val="22"/>
              </w:rPr>
              <w:t>T</w:t>
            </w:r>
            <w:r w:rsidR="00C7274E">
              <w:rPr>
                <w:b/>
                <w:szCs w:val="22"/>
              </w:rPr>
              <w:t xml:space="preserve">ime-of-Day Distribution of </w:t>
            </w:r>
            <w:r w:rsidR="00C7274E" w:rsidRPr="00C7274E">
              <w:rPr>
                <w:b/>
                <w:sz w:val="20"/>
                <w:szCs w:val="22"/>
              </w:rPr>
              <w:t>Average Travel Time</w:t>
            </w:r>
          </w:p>
        </w:tc>
      </w:tr>
    </w:tbl>
    <w:p w14:paraId="732BB9F5" w14:textId="77777777" w:rsidR="00D54AE2" w:rsidRPr="000B3E5F" w:rsidRDefault="005058CB" w:rsidP="00946F1C">
      <w:pPr>
        <w:rPr>
          <w:szCs w:val="22"/>
        </w:rPr>
      </w:pPr>
      <w:r w:rsidRPr="000B3E5F">
        <w:rPr>
          <w:szCs w:val="22"/>
        </w:rPr>
        <w:br w:type="page"/>
      </w:r>
    </w:p>
    <w:p w14:paraId="7F23BC00" w14:textId="77777777" w:rsidR="00D54AE2" w:rsidRPr="000B3E5F" w:rsidRDefault="00D54AE2" w:rsidP="00946F1C">
      <w:pPr>
        <w:rPr>
          <w:szCs w:val="22"/>
        </w:rPr>
      </w:pPr>
    </w:p>
    <w:p w14:paraId="48F5748E" w14:textId="77777777" w:rsidR="005306BC" w:rsidRDefault="00A20BB9" w:rsidP="00F238DE">
      <w:pPr>
        <w:rPr>
          <w:szCs w:val="22"/>
        </w:rPr>
      </w:pPr>
      <w:r w:rsidRPr="000B3E5F">
        <w:rPr>
          <w:szCs w:val="22"/>
        </w:rPr>
        <w:t xml:space="preserve"> </w:t>
      </w:r>
    </w:p>
    <w:p w14:paraId="298124BA" w14:textId="77777777" w:rsidR="005306BC" w:rsidRDefault="005306BC" w:rsidP="00F238DE">
      <w:pPr>
        <w:rPr>
          <w:szCs w:val="22"/>
        </w:rPr>
      </w:pPr>
    </w:p>
    <w:p w14:paraId="75AA749E" w14:textId="77777777" w:rsidR="005306BC" w:rsidRDefault="005306BC" w:rsidP="00F238DE">
      <w:pPr>
        <w:rPr>
          <w:szCs w:val="22"/>
        </w:rPr>
      </w:pPr>
    </w:p>
    <w:p w14:paraId="4DC7E00F" w14:textId="02321DC8" w:rsidR="001E3D92" w:rsidRDefault="001E3D92" w:rsidP="00F238DE">
      <w:pPr>
        <w:rPr>
          <w:szCs w:val="22"/>
        </w:rPr>
      </w:pPr>
    </w:p>
    <w:p w14:paraId="57AD26D2" w14:textId="7707C2CB" w:rsidR="005306BC" w:rsidRDefault="005306BC" w:rsidP="00F238DE">
      <w:pPr>
        <w:rPr>
          <w:szCs w:val="22"/>
        </w:rPr>
      </w:pPr>
    </w:p>
    <w:p w14:paraId="7FC8D370" w14:textId="520C62B7" w:rsidR="005306BC" w:rsidRDefault="005306BC" w:rsidP="00F238DE">
      <w:pPr>
        <w:rPr>
          <w:szCs w:val="22"/>
        </w:rPr>
      </w:pPr>
    </w:p>
    <w:p w14:paraId="4033D8E7" w14:textId="390A3126" w:rsidR="005306BC" w:rsidRDefault="005306BC" w:rsidP="00F238DE">
      <w:pPr>
        <w:rPr>
          <w:szCs w:val="22"/>
        </w:rPr>
      </w:pPr>
    </w:p>
    <w:p w14:paraId="570C4503" w14:textId="77777777" w:rsidR="005306BC" w:rsidRDefault="005306BC" w:rsidP="00F238DE">
      <w:pPr>
        <w:rPr>
          <w:szCs w:val="22"/>
        </w:rPr>
      </w:pPr>
    </w:p>
    <w:tbl>
      <w:tblPr>
        <w:tblStyle w:val="TableGrid"/>
        <w:tblpPr w:leftFromText="187" w:rightFromText="187" w:tblpYSpec="top"/>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1E3D92" w:rsidRPr="000B3E5F" w14:paraId="4C577BFB" w14:textId="77777777" w:rsidTr="003E5ADB">
        <w:trPr>
          <w:trHeight w:val="10164"/>
        </w:trPr>
        <w:tc>
          <w:tcPr>
            <w:tcW w:w="936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4"/>
            </w:tblGrid>
            <w:tr w:rsidR="001E3D92" w:rsidRPr="000B3E5F" w14:paraId="6DFAF02D" w14:textId="77777777" w:rsidTr="003E5ADB">
              <w:trPr>
                <w:trHeight w:hRule="exact" w:val="3024"/>
              </w:trPr>
              <w:tc>
                <w:tcPr>
                  <w:tcW w:w="9124" w:type="dxa"/>
                </w:tcPr>
                <w:p w14:paraId="07EB6E81" w14:textId="77777777" w:rsidR="001E3D92" w:rsidRPr="000B3E5F" w:rsidRDefault="001E3D92" w:rsidP="003E5ADB">
                  <w:pPr>
                    <w:keepNext/>
                    <w:framePr w:hSpace="187" w:wrap="around" w:hAnchor="text" w:yAlign="top"/>
                    <w:ind w:firstLine="0"/>
                    <w:suppressOverlap/>
                    <w:rPr>
                      <w:szCs w:val="22"/>
                    </w:rPr>
                  </w:pPr>
                  <w:r w:rsidRPr="000B3E5F">
                    <w:rPr>
                      <w:noProof/>
                      <w:szCs w:val="22"/>
                      <w:lang w:eastAsia="en-US"/>
                    </w:rPr>
                    <w:drawing>
                      <wp:inline distT="0" distB="0" distL="0" distR="0" wp14:anchorId="533C3981" wp14:editId="4876E43A">
                        <wp:extent cx="5715000" cy="1920240"/>
                        <wp:effectExtent l="0" t="0" r="0" b="3810"/>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c>
            </w:tr>
            <w:tr w:rsidR="001E3D92" w:rsidRPr="000B3E5F" w14:paraId="09994CED" w14:textId="77777777" w:rsidTr="003E5ADB">
              <w:trPr>
                <w:trHeight w:hRule="exact" w:val="3024"/>
              </w:trPr>
              <w:tc>
                <w:tcPr>
                  <w:tcW w:w="9124" w:type="dxa"/>
                </w:tcPr>
                <w:p w14:paraId="4EDCD9B8" w14:textId="77777777" w:rsidR="001E3D92" w:rsidRPr="000B3E5F" w:rsidRDefault="001E3D92" w:rsidP="003E5ADB">
                  <w:pPr>
                    <w:keepNext/>
                    <w:framePr w:hSpace="187" w:wrap="around" w:hAnchor="text" w:yAlign="top"/>
                    <w:ind w:firstLine="0"/>
                    <w:suppressOverlap/>
                    <w:rPr>
                      <w:szCs w:val="22"/>
                    </w:rPr>
                  </w:pPr>
                  <w:r w:rsidRPr="000B3E5F">
                    <w:rPr>
                      <w:noProof/>
                      <w:szCs w:val="22"/>
                      <w:lang w:eastAsia="en-US"/>
                    </w:rPr>
                    <w:drawing>
                      <wp:inline distT="0" distB="0" distL="0" distR="0" wp14:anchorId="141E6129" wp14:editId="6C821E6F">
                        <wp:extent cx="5715000" cy="1920240"/>
                        <wp:effectExtent l="0" t="0" r="0" b="381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c>
            </w:tr>
            <w:tr w:rsidR="001E3D92" w:rsidRPr="000B3E5F" w14:paraId="0E7A5DE1" w14:textId="77777777" w:rsidTr="003E5ADB">
              <w:trPr>
                <w:trHeight w:hRule="exact" w:val="3888"/>
              </w:trPr>
              <w:tc>
                <w:tcPr>
                  <w:tcW w:w="9124" w:type="dxa"/>
                </w:tcPr>
                <w:p w14:paraId="5928D4D9" w14:textId="77777777" w:rsidR="001E3D92" w:rsidRPr="000B3E5F" w:rsidRDefault="001E3D92" w:rsidP="003E5ADB">
                  <w:pPr>
                    <w:keepNext/>
                    <w:framePr w:hSpace="187" w:wrap="around" w:hAnchor="text" w:yAlign="top"/>
                    <w:ind w:firstLine="0"/>
                    <w:suppressOverlap/>
                    <w:rPr>
                      <w:szCs w:val="22"/>
                    </w:rPr>
                  </w:pPr>
                  <w:r w:rsidRPr="000B3E5F">
                    <w:rPr>
                      <w:noProof/>
                      <w:szCs w:val="22"/>
                      <w:lang w:eastAsia="en-US"/>
                    </w:rPr>
                    <w:drawing>
                      <wp:inline distT="0" distB="0" distL="0" distR="0" wp14:anchorId="56D67F89" wp14:editId="7DE7844E">
                        <wp:extent cx="5715000" cy="2468880"/>
                        <wp:effectExtent l="0" t="0" r="0" b="7620"/>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c>
            </w:tr>
          </w:tbl>
          <w:p w14:paraId="07703A70" w14:textId="77777777" w:rsidR="001E3D92" w:rsidRPr="000B3E5F" w:rsidRDefault="001E3D92" w:rsidP="003E5ADB">
            <w:pPr>
              <w:keepNext/>
              <w:ind w:firstLine="0"/>
              <w:rPr>
                <w:szCs w:val="22"/>
              </w:rPr>
            </w:pPr>
          </w:p>
          <w:p w14:paraId="777E88EA" w14:textId="777DA285" w:rsidR="001E3D92" w:rsidRPr="000B3E5F" w:rsidRDefault="001E3D92" w:rsidP="003E5ADB">
            <w:pPr>
              <w:ind w:firstLine="0"/>
              <w:rPr>
                <w:b/>
                <w:szCs w:val="22"/>
              </w:rPr>
            </w:pPr>
            <w:r w:rsidRPr="000B3E5F">
              <w:rPr>
                <w:b/>
                <w:szCs w:val="22"/>
              </w:rPr>
              <w:fldChar w:fldCharType="begin"/>
            </w:r>
            <w:r w:rsidRPr="000B3E5F">
              <w:rPr>
                <w:b/>
                <w:szCs w:val="22"/>
              </w:rPr>
              <w:instrText xml:space="preserve"> REF _Ref457648093 \h  \* MERGEFORMAT </w:instrText>
            </w:r>
            <w:r w:rsidRPr="000B3E5F">
              <w:rPr>
                <w:b/>
                <w:szCs w:val="22"/>
              </w:rPr>
            </w:r>
            <w:r w:rsidRPr="000B3E5F">
              <w:rPr>
                <w:b/>
                <w:szCs w:val="22"/>
              </w:rPr>
              <w:fldChar w:fldCharType="separate"/>
            </w:r>
            <w:r w:rsidR="00FA71D1" w:rsidRPr="00FA71D1">
              <w:rPr>
                <w:b/>
                <w:szCs w:val="22"/>
              </w:rPr>
              <w:t xml:space="preserve">FIGURE </w:t>
            </w:r>
            <w:r w:rsidR="00FA71D1" w:rsidRPr="00FA71D1">
              <w:rPr>
                <w:b/>
                <w:noProof/>
                <w:szCs w:val="22"/>
              </w:rPr>
              <w:t>5</w:t>
            </w:r>
            <w:r w:rsidRPr="000B3E5F">
              <w:rPr>
                <w:b/>
                <w:szCs w:val="22"/>
              </w:rPr>
              <w:fldChar w:fldCharType="end"/>
            </w:r>
            <w:r w:rsidRPr="000B3E5F">
              <w:rPr>
                <w:b/>
                <w:szCs w:val="22"/>
              </w:rPr>
              <w:t xml:space="preserve"> (d) </w:t>
            </w:r>
            <w:r w:rsidR="00583439">
              <w:rPr>
                <w:b/>
                <w:szCs w:val="22"/>
              </w:rPr>
              <w:t>T</w:t>
            </w:r>
            <w:r w:rsidR="00C7274E">
              <w:rPr>
                <w:b/>
                <w:szCs w:val="22"/>
              </w:rPr>
              <w:t>ime-of-day Distribution of A</w:t>
            </w:r>
            <w:r w:rsidRPr="000B3E5F">
              <w:rPr>
                <w:b/>
                <w:szCs w:val="22"/>
              </w:rPr>
              <w:t xml:space="preserve">verage </w:t>
            </w:r>
            <w:r w:rsidR="00C7274E">
              <w:rPr>
                <w:b/>
                <w:szCs w:val="22"/>
              </w:rPr>
              <w:t>S</w:t>
            </w:r>
            <w:r w:rsidRPr="000B3E5F">
              <w:rPr>
                <w:b/>
                <w:szCs w:val="22"/>
              </w:rPr>
              <w:t>peed</w:t>
            </w:r>
          </w:p>
        </w:tc>
      </w:tr>
    </w:tbl>
    <w:p w14:paraId="1B903174" w14:textId="77777777" w:rsidR="001E3D92" w:rsidRPr="000B3E5F" w:rsidRDefault="001E3D92" w:rsidP="005306BC">
      <w:pPr>
        <w:ind w:firstLine="0"/>
        <w:rPr>
          <w:szCs w:val="22"/>
        </w:rPr>
      </w:pPr>
    </w:p>
    <w:p w14:paraId="05C5F1FB" w14:textId="77777777" w:rsidR="001E3D92" w:rsidRPr="008C009C" w:rsidRDefault="001E3D92" w:rsidP="001E3D92">
      <w:pPr>
        <w:pStyle w:val="Heading1"/>
        <w:spacing w:before="0" w:after="0"/>
        <w:rPr>
          <w:sz w:val="24"/>
        </w:rPr>
      </w:pPr>
      <w:r w:rsidRPr="008C009C">
        <w:rPr>
          <w:sz w:val="24"/>
        </w:rPr>
        <w:t>Conclusions</w:t>
      </w:r>
    </w:p>
    <w:p w14:paraId="2EFE3A95" w14:textId="3196459A" w:rsidR="00A73D23" w:rsidRPr="008C009C" w:rsidRDefault="00A73D23" w:rsidP="00A73D23">
      <w:pPr>
        <w:ind w:firstLine="0"/>
        <w:rPr>
          <w:sz w:val="24"/>
        </w:rPr>
      </w:pPr>
      <w:r w:rsidRPr="008C009C">
        <w:rPr>
          <w:sz w:val="24"/>
        </w:rPr>
        <w:t xml:space="preserve">Highway agencies continue to implement tolls primarily to mitigate traffic congestion and to generate revenue. As public private partnerships continue to pick up pace in infrastructure delivery and operations, it has become increasingly important to evaluate the feasibility of </w:t>
      </w:r>
      <w:r>
        <w:rPr>
          <w:sz w:val="24"/>
        </w:rPr>
        <w:t xml:space="preserve">various </w:t>
      </w:r>
      <w:r w:rsidRPr="008C009C">
        <w:rPr>
          <w:sz w:val="24"/>
        </w:rPr>
        <w:t>road toll</w:t>
      </w:r>
      <w:r>
        <w:rPr>
          <w:sz w:val="24"/>
        </w:rPr>
        <w:t xml:space="preserve">ing approaches </w:t>
      </w:r>
      <w:r w:rsidRPr="008C009C">
        <w:rPr>
          <w:sz w:val="24"/>
        </w:rPr>
        <w:t xml:space="preserve">and to measure the risks and uncertainties associated with toll road investments. </w:t>
      </w:r>
      <w:r>
        <w:rPr>
          <w:sz w:val="24"/>
        </w:rPr>
        <w:t>The need for such evaluation is particularly realized for the time-of-day (</w:t>
      </w:r>
      <w:r w:rsidRPr="008C009C">
        <w:rPr>
          <w:sz w:val="24"/>
        </w:rPr>
        <w:t>TOD</w:t>
      </w:r>
      <w:r>
        <w:rPr>
          <w:sz w:val="24"/>
        </w:rPr>
        <w:t>)</w:t>
      </w:r>
      <w:r w:rsidRPr="008C009C">
        <w:rPr>
          <w:sz w:val="24"/>
        </w:rPr>
        <w:t xml:space="preserve"> tolling</w:t>
      </w:r>
      <w:r>
        <w:rPr>
          <w:sz w:val="24"/>
        </w:rPr>
        <w:t xml:space="preserve"> approach</w:t>
      </w:r>
      <w:r w:rsidR="00B86132">
        <w:rPr>
          <w:sz w:val="24"/>
        </w:rPr>
        <w:t xml:space="preserve"> which is relatively less common compared to static tolling (constant toll rates irrespective of the time of day)</w:t>
      </w:r>
      <w:r>
        <w:rPr>
          <w:sz w:val="24"/>
        </w:rPr>
        <w:t>.</w:t>
      </w:r>
      <w:r w:rsidRPr="008C009C">
        <w:rPr>
          <w:sz w:val="24"/>
        </w:rPr>
        <w:t xml:space="preserve"> This paper describes the development and implementation of a simulation framework and </w:t>
      </w:r>
      <w:r>
        <w:rPr>
          <w:sz w:val="24"/>
        </w:rPr>
        <w:t xml:space="preserve">accompanying </w:t>
      </w:r>
      <w:r w:rsidRPr="008C009C">
        <w:rPr>
          <w:sz w:val="24"/>
        </w:rPr>
        <w:t>software tool</w:t>
      </w:r>
      <w:r>
        <w:rPr>
          <w:sz w:val="24"/>
        </w:rPr>
        <w:t xml:space="preserve"> to estimate, </w:t>
      </w:r>
      <w:r w:rsidRPr="008C009C">
        <w:rPr>
          <w:sz w:val="24"/>
        </w:rPr>
        <w:t xml:space="preserve">for various </w:t>
      </w:r>
      <w:r>
        <w:rPr>
          <w:sz w:val="24"/>
        </w:rPr>
        <w:t>time-of-day (</w:t>
      </w:r>
      <w:r w:rsidRPr="008C009C">
        <w:rPr>
          <w:sz w:val="24"/>
        </w:rPr>
        <w:t>TOD</w:t>
      </w:r>
      <w:r>
        <w:rPr>
          <w:sz w:val="24"/>
        </w:rPr>
        <w:t>)</w:t>
      </w:r>
      <w:r w:rsidRPr="008C009C">
        <w:rPr>
          <w:sz w:val="24"/>
        </w:rPr>
        <w:t xml:space="preserve"> tolling scenarios, the expected impacts in terms of traffic flow patterns</w:t>
      </w:r>
      <w:r>
        <w:rPr>
          <w:sz w:val="24"/>
        </w:rPr>
        <w:t xml:space="preserve">, traveler </w:t>
      </w:r>
      <w:r w:rsidRPr="008C009C">
        <w:rPr>
          <w:sz w:val="24"/>
        </w:rPr>
        <w:t>route choices, amount of travel, travel time</w:t>
      </w:r>
      <w:r>
        <w:rPr>
          <w:sz w:val="24"/>
        </w:rPr>
        <w:t>,</w:t>
      </w:r>
      <w:r w:rsidRPr="008C009C">
        <w:rPr>
          <w:sz w:val="24"/>
        </w:rPr>
        <w:t xml:space="preserve"> revenue, and </w:t>
      </w:r>
      <w:r>
        <w:rPr>
          <w:sz w:val="24"/>
        </w:rPr>
        <w:t xml:space="preserve">social </w:t>
      </w:r>
      <w:r w:rsidRPr="008C009C">
        <w:rPr>
          <w:sz w:val="24"/>
        </w:rPr>
        <w:t xml:space="preserve">welfare, compared to a base case scenario (no toll). </w:t>
      </w:r>
      <w:r>
        <w:rPr>
          <w:sz w:val="24"/>
        </w:rPr>
        <w:t xml:space="preserve"> </w:t>
      </w:r>
    </w:p>
    <w:p w14:paraId="411365A4" w14:textId="1050E647" w:rsidR="00ED52BB" w:rsidRPr="008C009C" w:rsidRDefault="00ED52BB" w:rsidP="000527D2">
      <w:pPr>
        <w:rPr>
          <w:sz w:val="24"/>
        </w:rPr>
      </w:pPr>
      <w:r w:rsidRPr="008C009C">
        <w:rPr>
          <w:sz w:val="24"/>
        </w:rPr>
        <w:t xml:space="preserve">The </w:t>
      </w:r>
      <w:r>
        <w:rPr>
          <w:sz w:val="24"/>
        </w:rPr>
        <w:t xml:space="preserve">paper’s framework includes a methodology that </w:t>
      </w:r>
      <w:r w:rsidRPr="008C009C">
        <w:rPr>
          <w:sz w:val="24"/>
        </w:rPr>
        <w:t>capture</w:t>
      </w:r>
      <w:r>
        <w:rPr>
          <w:sz w:val="24"/>
        </w:rPr>
        <w:t>s</w:t>
      </w:r>
      <w:r w:rsidRPr="008C009C">
        <w:rPr>
          <w:sz w:val="24"/>
        </w:rPr>
        <w:t xml:space="preserve"> the relationship between the TOD toll and route choice</w:t>
      </w:r>
      <w:r>
        <w:rPr>
          <w:sz w:val="24"/>
        </w:rPr>
        <w:t xml:space="preserve"> and q</w:t>
      </w:r>
      <w:r w:rsidRPr="008C009C">
        <w:rPr>
          <w:sz w:val="24"/>
        </w:rPr>
        <w:t>uickly evaluate</w:t>
      </w:r>
      <w:r>
        <w:rPr>
          <w:sz w:val="24"/>
        </w:rPr>
        <w:t>s</w:t>
      </w:r>
      <w:r w:rsidRPr="008C009C">
        <w:rPr>
          <w:sz w:val="24"/>
        </w:rPr>
        <w:t xml:space="preserve"> the various impacts of </w:t>
      </w:r>
      <w:r>
        <w:rPr>
          <w:sz w:val="24"/>
        </w:rPr>
        <w:t>various</w:t>
      </w:r>
      <w:r w:rsidRPr="008C009C">
        <w:rPr>
          <w:sz w:val="24"/>
        </w:rPr>
        <w:t xml:space="preserve"> TOD tolling polic</w:t>
      </w:r>
      <w:r>
        <w:rPr>
          <w:sz w:val="24"/>
        </w:rPr>
        <w:t xml:space="preserve">ies. The framework facilitates </w:t>
      </w:r>
      <w:r w:rsidRPr="008C009C">
        <w:rPr>
          <w:sz w:val="24"/>
        </w:rPr>
        <w:t xml:space="preserve">visualization of </w:t>
      </w:r>
      <w:r>
        <w:rPr>
          <w:sz w:val="24"/>
        </w:rPr>
        <w:t xml:space="preserve">the resulting </w:t>
      </w:r>
      <w:r w:rsidRPr="008C009C">
        <w:rPr>
          <w:sz w:val="24"/>
        </w:rPr>
        <w:t xml:space="preserve">traffic flows on roadways </w:t>
      </w:r>
      <w:r>
        <w:rPr>
          <w:sz w:val="24"/>
        </w:rPr>
        <w:t xml:space="preserve">and identifies the roads that are most impacted by the toll on the toll road. The framework also enables the quantification of </w:t>
      </w:r>
      <w:r w:rsidRPr="008C009C">
        <w:rPr>
          <w:sz w:val="24"/>
        </w:rPr>
        <w:t xml:space="preserve">revenues, travel times, speeds, </w:t>
      </w:r>
      <w:r>
        <w:rPr>
          <w:sz w:val="24"/>
        </w:rPr>
        <w:t>total traveler delay, and the total amount of travel. The framework estimates these impacts for the no-toll scenario, various TOD scenarios, and a scenario where toll rates do not change by time of da</w:t>
      </w:r>
      <w:r w:rsidR="000527D2">
        <w:rPr>
          <w:sz w:val="24"/>
        </w:rPr>
        <w:t>y</w:t>
      </w:r>
      <w:r>
        <w:rPr>
          <w:sz w:val="24"/>
        </w:rPr>
        <w:t xml:space="preserve">. </w:t>
      </w:r>
      <w:r w:rsidRPr="008C009C">
        <w:rPr>
          <w:sz w:val="24"/>
        </w:rPr>
        <w:t>The framework reduces drastically, the time and effort in evaluating proposed future TOD tolling initiatives</w:t>
      </w:r>
      <w:r>
        <w:rPr>
          <w:sz w:val="24"/>
        </w:rPr>
        <w:t xml:space="preserve"> and can be applied to other prospective tolling locations</w:t>
      </w:r>
      <w:r w:rsidRPr="008C009C">
        <w:rPr>
          <w:sz w:val="24"/>
        </w:rPr>
        <w:t>. The visualization feature illustrate</w:t>
      </w:r>
      <w:r>
        <w:rPr>
          <w:sz w:val="24"/>
        </w:rPr>
        <w:t>s</w:t>
      </w:r>
      <w:r w:rsidRPr="008C009C">
        <w:rPr>
          <w:sz w:val="24"/>
        </w:rPr>
        <w:t xml:space="preserve"> traffic diversions </w:t>
      </w:r>
      <w:r>
        <w:rPr>
          <w:sz w:val="24"/>
        </w:rPr>
        <w:t xml:space="preserve">from the toll road to neighboring routes </w:t>
      </w:r>
      <w:r w:rsidRPr="008C009C">
        <w:rPr>
          <w:sz w:val="24"/>
        </w:rPr>
        <w:t>due to tolling implementation and displays the most-impacted road segments</w:t>
      </w:r>
      <w:r>
        <w:rPr>
          <w:sz w:val="24"/>
        </w:rPr>
        <w:t xml:space="preserve"> in the study area</w:t>
      </w:r>
      <w:r w:rsidRPr="008C009C">
        <w:rPr>
          <w:sz w:val="24"/>
        </w:rPr>
        <w:t xml:space="preserve">. </w:t>
      </w:r>
      <w:r w:rsidR="000527D2" w:rsidRPr="008C009C">
        <w:rPr>
          <w:sz w:val="24"/>
        </w:rPr>
        <w:t xml:space="preserve">Further, the </w:t>
      </w:r>
      <w:r w:rsidR="000527D2">
        <w:rPr>
          <w:sz w:val="24"/>
        </w:rPr>
        <w:t xml:space="preserve">accompanying software tool </w:t>
      </w:r>
      <w:r w:rsidR="000527D2" w:rsidRPr="008C009C">
        <w:rPr>
          <w:sz w:val="24"/>
        </w:rPr>
        <w:t xml:space="preserve">can be integrated seamlessly with standard software packages </w:t>
      </w:r>
      <w:r w:rsidR="000527D2">
        <w:rPr>
          <w:sz w:val="24"/>
        </w:rPr>
        <w:t xml:space="preserve">for </w:t>
      </w:r>
      <w:r w:rsidR="000527D2" w:rsidRPr="008C009C">
        <w:rPr>
          <w:sz w:val="24"/>
        </w:rPr>
        <w:t xml:space="preserve">demand analysis </w:t>
      </w:r>
      <w:r w:rsidR="000527D2">
        <w:rPr>
          <w:sz w:val="24"/>
        </w:rPr>
        <w:t xml:space="preserve">(such as </w:t>
      </w:r>
      <w:proofErr w:type="spellStart"/>
      <w:r w:rsidR="000527D2">
        <w:rPr>
          <w:sz w:val="24"/>
        </w:rPr>
        <w:t>Transcad</w:t>
      </w:r>
      <w:proofErr w:type="spellEnd"/>
      <w:r w:rsidR="000527D2">
        <w:rPr>
          <w:sz w:val="24"/>
        </w:rPr>
        <w:t xml:space="preserve">) </w:t>
      </w:r>
      <w:r w:rsidR="000527D2" w:rsidRPr="008C009C">
        <w:rPr>
          <w:sz w:val="24"/>
        </w:rPr>
        <w:t xml:space="preserve">and </w:t>
      </w:r>
      <w:r w:rsidR="000527D2">
        <w:rPr>
          <w:sz w:val="24"/>
        </w:rPr>
        <w:t>geospatial v</w:t>
      </w:r>
      <w:r w:rsidR="000527D2" w:rsidRPr="008C009C">
        <w:rPr>
          <w:sz w:val="24"/>
        </w:rPr>
        <w:t>isualization</w:t>
      </w:r>
      <w:r w:rsidR="000527D2">
        <w:rPr>
          <w:sz w:val="24"/>
        </w:rPr>
        <w:t xml:space="preserve"> (such as Google Maps and Google Earth), thus making available a vast amount of </w:t>
      </w:r>
      <w:r w:rsidR="000527D2" w:rsidRPr="008C009C">
        <w:rPr>
          <w:sz w:val="24"/>
        </w:rPr>
        <w:t>additional information for users.</w:t>
      </w:r>
      <w:r w:rsidR="000527D2">
        <w:rPr>
          <w:sz w:val="24"/>
        </w:rPr>
        <w:t xml:space="preserve"> The framework is applicable to toll roads at any location.</w:t>
      </w:r>
    </w:p>
    <w:p w14:paraId="3B451811" w14:textId="40D51C4A" w:rsidR="00C7274E" w:rsidRDefault="000527D2" w:rsidP="00B86132">
      <w:pPr>
        <w:ind w:firstLine="432"/>
        <w:rPr>
          <w:sz w:val="24"/>
        </w:rPr>
      </w:pPr>
      <w:r>
        <w:rPr>
          <w:sz w:val="24"/>
        </w:rPr>
        <w:t xml:space="preserve">In its case study, the paper used </w:t>
      </w:r>
      <w:r w:rsidR="001E3D92" w:rsidRPr="008C009C">
        <w:rPr>
          <w:sz w:val="24"/>
        </w:rPr>
        <w:t xml:space="preserve">travel demand data from </w:t>
      </w:r>
      <w:r>
        <w:rPr>
          <w:sz w:val="24"/>
        </w:rPr>
        <w:t xml:space="preserve">a highway agency in Midwestern United States for each of the years </w:t>
      </w:r>
      <w:r w:rsidR="001E3D92" w:rsidRPr="008C009C">
        <w:rPr>
          <w:sz w:val="24"/>
        </w:rPr>
        <w:t>2010, 2015 and 2025</w:t>
      </w:r>
      <w:r w:rsidR="00A73D23">
        <w:rPr>
          <w:sz w:val="24"/>
        </w:rPr>
        <w:t xml:space="preserve">, </w:t>
      </w:r>
      <w:r w:rsidR="00B86132">
        <w:rPr>
          <w:sz w:val="24"/>
        </w:rPr>
        <w:t xml:space="preserve">and </w:t>
      </w:r>
      <w:r w:rsidR="00A73D23">
        <w:rPr>
          <w:sz w:val="24"/>
        </w:rPr>
        <w:t xml:space="preserve">the analysis determined </w:t>
      </w:r>
      <w:r w:rsidR="001E3D92" w:rsidRPr="008C009C">
        <w:rPr>
          <w:sz w:val="24"/>
        </w:rPr>
        <w:t xml:space="preserve">that </w:t>
      </w:r>
      <w:r w:rsidR="00583439" w:rsidRPr="008C009C">
        <w:rPr>
          <w:sz w:val="24"/>
        </w:rPr>
        <w:t>TOD</w:t>
      </w:r>
      <w:r w:rsidR="001E3D92" w:rsidRPr="008C009C">
        <w:rPr>
          <w:sz w:val="24"/>
        </w:rPr>
        <w:t xml:space="preserve"> tolling has </w:t>
      </w:r>
      <w:r w:rsidR="00A73D23">
        <w:rPr>
          <w:sz w:val="24"/>
        </w:rPr>
        <w:t xml:space="preserve">a significant </w:t>
      </w:r>
      <w:r w:rsidR="001E3D92" w:rsidRPr="008C009C">
        <w:rPr>
          <w:sz w:val="24"/>
        </w:rPr>
        <w:t xml:space="preserve">impact </w:t>
      </w:r>
      <w:r w:rsidR="00A73D23">
        <w:rPr>
          <w:sz w:val="24"/>
        </w:rPr>
        <w:t>in terms of the above metrics.</w:t>
      </w:r>
      <w:r w:rsidR="0024085E">
        <w:rPr>
          <w:sz w:val="24"/>
        </w:rPr>
        <w:t xml:space="preserve"> </w:t>
      </w:r>
      <w:r w:rsidR="00B86132">
        <w:rPr>
          <w:sz w:val="24"/>
        </w:rPr>
        <w:t>F</w:t>
      </w:r>
      <w:r>
        <w:rPr>
          <w:sz w:val="24"/>
        </w:rPr>
        <w:t xml:space="preserve">or each scenario, </w:t>
      </w:r>
      <w:r w:rsidR="00B86132">
        <w:rPr>
          <w:sz w:val="24"/>
        </w:rPr>
        <w:t xml:space="preserve">there was </w:t>
      </w:r>
      <w:r w:rsidR="00C7274E" w:rsidRPr="008C009C">
        <w:rPr>
          <w:sz w:val="24"/>
        </w:rPr>
        <w:t xml:space="preserve">increasing revenues </w:t>
      </w:r>
      <w:r w:rsidR="00B86132">
        <w:rPr>
          <w:sz w:val="24"/>
        </w:rPr>
        <w:t>(adjusted for inflation)</w:t>
      </w:r>
      <w:r w:rsidR="00B86132" w:rsidRPr="008C009C">
        <w:rPr>
          <w:sz w:val="24"/>
        </w:rPr>
        <w:t xml:space="preserve"> </w:t>
      </w:r>
      <w:r w:rsidR="00C7274E" w:rsidRPr="008C009C">
        <w:rPr>
          <w:sz w:val="24"/>
        </w:rPr>
        <w:t>from 2010 to 2025</w:t>
      </w:r>
      <w:r w:rsidR="00B86132">
        <w:rPr>
          <w:sz w:val="24"/>
        </w:rPr>
        <w:t xml:space="preserve"> mostly </w:t>
      </w:r>
      <w:r>
        <w:rPr>
          <w:sz w:val="24"/>
        </w:rPr>
        <w:t xml:space="preserve">due to traffic growth. Regarding the </w:t>
      </w:r>
      <w:r w:rsidR="00B86132">
        <w:rPr>
          <w:sz w:val="24"/>
        </w:rPr>
        <w:t xml:space="preserve">diurnal </w:t>
      </w:r>
      <w:r>
        <w:rPr>
          <w:sz w:val="24"/>
        </w:rPr>
        <w:t>variation, t</w:t>
      </w:r>
      <w:r w:rsidR="00C7274E" w:rsidRPr="008C009C">
        <w:rPr>
          <w:sz w:val="24"/>
        </w:rPr>
        <w:t xml:space="preserve">he revenue </w:t>
      </w:r>
      <w:r>
        <w:rPr>
          <w:sz w:val="24"/>
        </w:rPr>
        <w:t>was found to p</w:t>
      </w:r>
      <w:r w:rsidR="00C7274E" w:rsidRPr="008C009C">
        <w:rPr>
          <w:sz w:val="24"/>
        </w:rPr>
        <w:t xml:space="preserve">eak at 8:00 AM and during </w:t>
      </w:r>
      <w:r>
        <w:rPr>
          <w:sz w:val="24"/>
        </w:rPr>
        <w:t xml:space="preserve">the </w:t>
      </w:r>
      <w:r w:rsidR="00C7274E" w:rsidRPr="008C009C">
        <w:rPr>
          <w:sz w:val="24"/>
        </w:rPr>
        <w:t>4:00 PM – 6:00 PM</w:t>
      </w:r>
      <w:r>
        <w:rPr>
          <w:sz w:val="24"/>
        </w:rPr>
        <w:t xml:space="preserve"> period</w:t>
      </w:r>
      <w:r w:rsidR="00C7274E" w:rsidRPr="008C009C">
        <w:rPr>
          <w:sz w:val="24"/>
        </w:rPr>
        <w:t xml:space="preserve">, </w:t>
      </w:r>
      <w:r>
        <w:rPr>
          <w:sz w:val="24"/>
        </w:rPr>
        <w:t xml:space="preserve">and the lowest revenues occurred </w:t>
      </w:r>
      <w:r w:rsidR="00C7274E" w:rsidRPr="008C009C">
        <w:rPr>
          <w:sz w:val="24"/>
        </w:rPr>
        <w:t xml:space="preserve">from midnight to 6:00 AM. </w:t>
      </w:r>
      <w:r w:rsidR="00B86132">
        <w:rPr>
          <w:sz w:val="24"/>
        </w:rPr>
        <w:t>The amount of revenue is a direct reflection of the combination of traffic volume and the share of truck traffic in the traffic stream. T</w:t>
      </w:r>
      <w:r w:rsidR="00C7274E" w:rsidRPr="008C009C">
        <w:rPr>
          <w:sz w:val="24"/>
        </w:rPr>
        <w:t xml:space="preserve">he total travel time </w:t>
      </w:r>
      <w:r w:rsidR="00C12D88">
        <w:rPr>
          <w:sz w:val="24"/>
        </w:rPr>
        <w:t xml:space="preserve">and the average </w:t>
      </w:r>
      <w:r w:rsidR="00C7274E" w:rsidRPr="008C009C">
        <w:rPr>
          <w:sz w:val="24"/>
        </w:rPr>
        <w:t xml:space="preserve">varies during times of day and through </w:t>
      </w:r>
      <w:r w:rsidR="00B86132">
        <w:rPr>
          <w:sz w:val="24"/>
        </w:rPr>
        <w:t xml:space="preserve">the </w:t>
      </w:r>
      <w:r w:rsidR="00C7274E" w:rsidRPr="008C009C">
        <w:rPr>
          <w:sz w:val="24"/>
        </w:rPr>
        <w:t xml:space="preserve">years. It is lowest from 12:00 AM to 6:00 AM </w:t>
      </w:r>
      <w:r w:rsidR="00C12D88">
        <w:rPr>
          <w:sz w:val="24"/>
        </w:rPr>
        <w:t xml:space="preserve">and </w:t>
      </w:r>
      <w:r w:rsidR="00C7274E" w:rsidRPr="008C009C">
        <w:rPr>
          <w:sz w:val="24"/>
        </w:rPr>
        <w:t>highest at 8:00 AM and during 4:00 PM – 6:00 PM. T</w:t>
      </w:r>
      <w:r w:rsidR="00C12D88">
        <w:rPr>
          <w:sz w:val="24"/>
        </w:rPr>
        <w:t>he t</w:t>
      </w:r>
      <w:r w:rsidR="00C7274E" w:rsidRPr="008C009C">
        <w:rPr>
          <w:sz w:val="24"/>
        </w:rPr>
        <w:t>otal travel time generally increase</w:t>
      </w:r>
      <w:r w:rsidR="00C12D88">
        <w:rPr>
          <w:sz w:val="24"/>
        </w:rPr>
        <w:t>s</w:t>
      </w:r>
      <w:r w:rsidR="00C7274E" w:rsidRPr="008C009C">
        <w:rPr>
          <w:sz w:val="24"/>
        </w:rPr>
        <w:t xml:space="preserve"> at peak times in the subsequent years from 2010 to 2025. Moreover, the average travel times have similar patterns as those of total travel times. </w:t>
      </w:r>
      <w:r w:rsidR="00C12D88">
        <w:rPr>
          <w:sz w:val="24"/>
        </w:rPr>
        <w:t xml:space="preserve">The </w:t>
      </w:r>
      <w:r w:rsidR="00C7274E" w:rsidRPr="008C009C">
        <w:rPr>
          <w:sz w:val="24"/>
        </w:rPr>
        <w:t>average speed</w:t>
      </w:r>
      <w:r w:rsidR="00C12D88">
        <w:rPr>
          <w:sz w:val="24"/>
        </w:rPr>
        <w:t xml:space="preserve"> </w:t>
      </w:r>
      <w:r w:rsidR="00C7274E" w:rsidRPr="008C009C">
        <w:rPr>
          <w:sz w:val="24"/>
        </w:rPr>
        <w:t xml:space="preserve">trends </w:t>
      </w:r>
      <w:r w:rsidR="00C12D88">
        <w:rPr>
          <w:sz w:val="24"/>
        </w:rPr>
        <w:t xml:space="preserve">are </w:t>
      </w:r>
      <w:r w:rsidR="00C7274E" w:rsidRPr="008C009C">
        <w:rPr>
          <w:sz w:val="24"/>
        </w:rPr>
        <w:t xml:space="preserve">inverse to those of </w:t>
      </w:r>
      <w:r w:rsidR="00C12D88">
        <w:rPr>
          <w:sz w:val="24"/>
        </w:rPr>
        <w:t xml:space="preserve">the </w:t>
      </w:r>
      <w:r w:rsidR="00C7274E" w:rsidRPr="008C009C">
        <w:rPr>
          <w:sz w:val="24"/>
        </w:rPr>
        <w:t>average travel time</w:t>
      </w:r>
      <w:r w:rsidR="00C12D88">
        <w:rPr>
          <w:sz w:val="24"/>
        </w:rPr>
        <w:t xml:space="preserve">: </w:t>
      </w:r>
      <w:r w:rsidR="00C7274E" w:rsidRPr="008C009C">
        <w:rPr>
          <w:sz w:val="24"/>
        </w:rPr>
        <w:t xml:space="preserve">speeds reduce during peak time hours </w:t>
      </w:r>
      <w:r w:rsidR="00C12D88">
        <w:rPr>
          <w:sz w:val="24"/>
        </w:rPr>
        <w:t xml:space="preserve">unlike non-peak hours. Under conditions of </w:t>
      </w:r>
      <w:r w:rsidR="00C7274E" w:rsidRPr="008C009C">
        <w:rPr>
          <w:sz w:val="24"/>
        </w:rPr>
        <w:t xml:space="preserve">higher toll rates, travelers </w:t>
      </w:r>
      <w:r w:rsidR="00C12D88">
        <w:rPr>
          <w:sz w:val="24"/>
        </w:rPr>
        <w:t xml:space="preserve">can operate at higher </w:t>
      </w:r>
      <w:r w:rsidR="00C7274E" w:rsidRPr="008C009C">
        <w:rPr>
          <w:sz w:val="24"/>
        </w:rPr>
        <w:t xml:space="preserve">speeds.  </w:t>
      </w:r>
    </w:p>
    <w:p w14:paraId="10948BC8" w14:textId="25A9CF70" w:rsidR="00B86132" w:rsidRPr="008C009C" w:rsidRDefault="00B86132" w:rsidP="00B86132">
      <w:pPr>
        <w:ind w:firstLine="432"/>
        <w:rPr>
          <w:sz w:val="24"/>
        </w:rPr>
      </w:pPr>
      <w:r w:rsidRPr="008C009C">
        <w:rPr>
          <w:sz w:val="24"/>
        </w:rPr>
        <w:t xml:space="preserve">The </w:t>
      </w:r>
      <w:r>
        <w:rPr>
          <w:sz w:val="24"/>
        </w:rPr>
        <w:t xml:space="preserve">results of the case study corroborate the assumptions or findings of past researchers who touted </w:t>
      </w:r>
      <w:r w:rsidRPr="008C009C">
        <w:rPr>
          <w:sz w:val="24"/>
        </w:rPr>
        <w:t>th</w:t>
      </w:r>
      <w:r>
        <w:rPr>
          <w:sz w:val="24"/>
        </w:rPr>
        <w:t xml:space="preserve">e efficacy of </w:t>
      </w:r>
      <w:r w:rsidRPr="008C009C">
        <w:rPr>
          <w:sz w:val="24"/>
        </w:rPr>
        <w:t xml:space="preserve">TOD tolling </w:t>
      </w:r>
      <w:r>
        <w:rPr>
          <w:sz w:val="24"/>
        </w:rPr>
        <w:t>a</w:t>
      </w:r>
      <w:r w:rsidRPr="008C009C">
        <w:rPr>
          <w:sz w:val="24"/>
        </w:rPr>
        <w:t xml:space="preserve">s an effective </w:t>
      </w:r>
      <w:r>
        <w:rPr>
          <w:sz w:val="24"/>
        </w:rPr>
        <w:t>congestion-mitigation and revenue-generation s</w:t>
      </w:r>
      <w:r w:rsidRPr="008C009C">
        <w:rPr>
          <w:sz w:val="24"/>
        </w:rPr>
        <w:t xml:space="preserve">trategy. </w:t>
      </w:r>
      <w:r>
        <w:rPr>
          <w:sz w:val="24"/>
        </w:rPr>
        <w:t xml:space="preserve">The paper also measured the extent to which the impacts of tolling extends beyond just the toll road itself to the </w:t>
      </w:r>
      <w:r w:rsidRPr="008C009C">
        <w:rPr>
          <w:sz w:val="24"/>
        </w:rPr>
        <w:t>adjacent roadways</w:t>
      </w:r>
      <w:r>
        <w:rPr>
          <w:sz w:val="24"/>
        </w:rPr>
        <w:t xml:space="preserve">. Therefore, a case is made herein for </w:t>
      </w:r>
      <w:r w:rsidRPr="008C009C">
        <w:rPr>
          <w:sz w:val="24"/>
        </w:rPr>
        <w:t>holistic</w:t>
      </w:r>
      <w:r>
        <w:rPr>
          <w:sz w:val="24"/>
        </w:rPr>
        <w:t xml:space="preserve"> approaches in road toll evaluation (i.e., to use a broader spatial scope that includes neighboring roads) </w:t>
      </w:r>
      <w:r w:rsidRPr="008C009C">
        <w:rPr>
          <w:sz w:val="24"/>
        </w:rPr>
        <w:t>instead of a standalone manner</w:t>
      </w:r>
      <w:r>
        <w:rPr>
          <w:sz w:val="24"/>
        </w:rPr>
        <w:t xml:space="preserve"> (the toll road only)</w:t>
      </w:r>
      <w:r w:rsidRPr="008C009C">
        <w:rPr>
          <w:sz w:val="24"/>
        </w:rPr>
        <w:t xml:space="preserve">. </w:t>
      </w:r>
    </w:p>
    <w:p w14:paraId="7567171C" w14:textId="77777777" w:rsidR="00C12D88" w:rsidRDefault="00C12D88" w:rsidP="00C7274E">
      <w:pPr>
        <w:rPr>
          <w:sz w:val="24"/>
        </w:rPr>
      </w:pPr>
      <w:r>
        <w:rPr>
          <w:sz w:val="24"/>
        </w:rPr>
        <w:t xml:space="preserve">Summing up, </w:t>
      </w:r>
      <w:r w:rsidR="00C7274E" w:rsidRPr="008C009C">
        <w:rPr>
          <w:sz w:val="24"/>
        </w:rPr>
        <w:t xml:space="preserve">this </w:t>
      </w:r>
      <w:r>
        <w:rPr>
          <w:sz w:val="24"/>
        </w:rPr>
        <w:t xml:space="preserve">paper </w:t>
      </w:r>
      <w:r w:rsidR="00C7274E" w:rsidRPr="008C009C">
        <w:rPr>
          <w:sz w:val="24"/>
        </w:rPr>
        <w:t>provided insight into the multi-dimensional impacts of time-of–</w:t>
      </w:r>
      <w:r w:rsidR="00C7274E" w:rsidRPr="008C009C">
        <w:rPr>
          <w:sz w:val="24"/>
        </w:rPr>
        <w:lastRenderedPageBreak/>
        <w:t xml:space="preserve">day tolling. </w:t>
      </w:r>
      <w:r>
        <w:rPr>
          <w:sz w:val="24"/>
        </w:rPr>
        <w:t xml:space="preserve">The paper considered </w:t>
      </w:r>
      <w:r w:rsidR="00C7274E" w:rsidRPr="008C009C">
        <w:rPr>
          <w:sz w:val="24"/>
        </w:rPr>
        <w:t xml:space="preserve">a TOD toll with </w:t>
      </w:r>
      <w:r>
        <w:rPr>
          <w:sz w:val="24"/>
        </w:rPr>
        <w:t xml:space="preserve">a fixed </w:t>
      </w:r>
      <w:r w:rsidR="00C7274E" w:rsidRPr="008C009C">
        <w:rPr>
          <w:sz w:val="24"/>
        </w:rPr>
        <w:t xml:space="preserve">departure time and static TOD tolling. This work can be extended to explore the </w:t>
      </w:r>
      <w:r>
        <w:rPr>
          <w:sz w:val="24"/>
        </w:rPr>
        <w:t xml:space="preserve">impacts of </w:t>
      </w:r>
      <w:r w:rsidR="00C7274E" w:rsidRPr="008C009C">
        <w:rPr>
          <w:sz w:val="24"/>
        </w:rPr>
        <w:t>dynamic departure time</w:t>
      </w:r>
      <w:r>
        <w:rPr>
          <w:sz w:val="24"/>
        </w:rPr>
        <w:t>s</w:t>
      </w:r>
      <w:r w:rsidR="00C7274E" w:rsidRPr="008C009C">
        <w:rPr>
          <w:sz w:val="24"/>
        </w:rPr>
        <w:t xml:space="preserve"> and </w:t>
      </w:r>
      <w:r>
        <w:rPr>
          <w:sz w:val="24"/>
        </w:rPr>
        <w:t xml:space="preserve">dynamic </w:t>
      </w:r>
      <w:r w:rsidR="00C7274E" w:rsidRPr="008C009C">
        <w:rPr>
          <w:sz w:val="24"/>
        </w:rPr>
        <w:t>TOD tolling</w:t>
      </w:r>
      <w:r>
        <w:rPr>
          <w:sz w:val="24"/>
        </w:rPr>
        <w:t xml:space="preserve">, not for a single corridor but for part or all of a given </w:t>
      </w:r>
      <w:r w:rsidR="00C7274E" w:rsidRPr="008C009C">
        <w:rPr>
          <w:sz w:val="24"/>
        </w:rPr>
        <w:t>network</w:t>
      </w:r>
      <w:r>
        <w:rPr>
          <w:sz w:val="24"/>
        </w:rPr>
        <w:t xml:space="preserve">, in terms of the performance metrics used in this paper. Further, future work could incorporate a wider range of performance measures including </w:t>
      </w:r>
      <w:r w:rsidR="00C7274E" w:rsidRPr="008C009C">
        <w:rPr>
          <w:sz w:val="24"/>
        </w:rPr>
        <w:t xml:space="preserve">travel time reliability. </w:t>
      </w:r>
      <w:r>
        <w:rPr>
          <w:sz w:val="24"/>
        </w:rPr>
        <w:t>Also, other ways of measuring social benefits could be considered.</w:t>
      </w:r>
    </w:p>
    <w:p w14:paraId="2E0062C5" w14:textId="77777777" w:rsidR="00C7274E" w:rsidRPr="008C009C" w:rsidRDefault="00C7274E" w:rsidP="00C7274E">
      <w:pPr>
        <w:pStyle w:val="Heading1"/>
        <w:numPr>
          <w:ilvl w:val="0"/>
          <w:numId w:val="0"/>
        </w:numPr>
        <w:spacing w:before="0" w:after="0"/>
        <w:rPr>
          <w:b w:val="0"/>
          <w:sz w:val="24"/>
        </w:rPr>
      </w:pPr>
      <w:r w:rsidRPr="008C009C">
        <w:rPr>
          <w:b w:val="0"/>
          <w:sz w:val="24"/>
        </w:rPr>
        <w:br w:type="page"/>
      </w:r>
    </w:p>
    <w:p w14:paraId="6601D68B" w14:textId="13853A55" w:rsidR="00A466E8" w:rsidRPr="008C009C" w:rsidRDefault="00A466E8" w:rsidP="00FA71D1">
      <w:pPr>
        <w:widowControl/>
        <w:ind w:firstLine="432"/>
        <w:jc w:val="left"/>
        <w:rPr>
          <w:sz w:val="24"/>
        </w:rPr>
        <w:sectPr w:rsidR="00A466E8" w:rsidRPr="008C009C" w:rsidSect="00C4220F">
          <w:type w:val="nextColumn"/>
          <w:pgSz w:w="12240" w:h="15840"/>
          <w:pgMar w:top="1440" w:right="1440" w:bottom="1440" w:left="1440" w:header="706" w:footer="706" w:gutter="0"/>
          <w:lnNumType w:countBy="1"/>
          <w:cols w:space="708"/>
          <w:docGrid w:linePitch="360"/>
        </w:sectPr>
      </w:pPr>
    </w:p>
    <w:p w14:paraId="527C15DE" w14:textId="4F987E1B" w:rsidR="00F46923" w:rsidRPr="000B3E5F" w:rsidRDefault="00A466E8">
      <w:pPr>
        <w:widowControl/>
        <w:ind w:firstLine="0"/>
        <w:jc w:val="left"/>
        <w:rPr>
          <w:szCs w:val="22"/>
        </w:rPr>
      </w:pPr>
      <w:r w:rsidRPr="000B3E5F">
        <w:rPr>
          <w:szCs w:val="22"/>
        </w:rPr>
        <w:lastRenderedPageBreak/>
        <w:tab/>
      </w:r>
    </w:p>
    <w:p w14:paraId="560F6184" w14:textId="77777777" w:rsidR="008452E3" w:rsidRPr="000B3E5F" w:rsidRDefault="00E61992" w:rsidP="008452E3">
      <w:pPr>
        <w:keepNext/>
        <w:widowControl/>
        <w:ind w:firstLine="0"/>
        <w:jc w:val="center"/>
      </w:pPr>
      <w:r w:rsidRPr="000B3E5F">
        <w:rPr>
          <w:noProof/>
          <w:szCs w:val="22"/>
          <w:lang w:eastAsia="en-US"/>
        </w:rPr>
        <w:drawing>
          <wp:inline distT="0" distB="0" distL="0" distR="0" wp14:anchorId="1419D782" wp14:editId="6C818252">
            <wp:extent cx="8421370" cy="4932045"/>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75CDEAE.tmp"/>
                    <pic:cNvPicPr/>
                  </pic:nvPicPr>
                  <pic:blipFill>
                    <a:blip r:embed="rId28">
                      <a:extLst>
                        <a:ext uri="{28A0092B-C50C-407E-A947-70E740481C1C}">
                          <a14:useLocalDpi xmlns:a14="http://schemas.microsoft.com/office/drawing/2010/main" val="0"/>
                        </a:ext>
                      </a:extLst>
                    </a:blip>
                    <a:stretch>
                      <a:fillRect/>
                    </a:stretch>
                  </pic:blipFill>
                  <pic:spPr>
                    <a:xfrm>
                      <a:off x="0" y="0"/>
                      <a:ext cx="8421370" cy="4932045"/>
                    </a:xfrm>
                    <a:prstGeom prst="rect">
                      <a:avLst/>
                    </a:prstGeom>
                  </pic:spPr>
                </pic:pic>
              </a:graphicData>
            </a:graphic>
          </wp:inline>
        </w:drawing>
      </w:r>
    </w:p>
    <w:p w14:paraId="41BAFC8A" w14:textId="24B961E6" w:rsidR="00770489" w:rsidRPr="000B3E5F" w:rsidRDefault="008452E3" w:rsidP="00AC0E76">
      <w:pPr>
        <w:pStyle w:val="Caption"/>
      </w:pPr>
      <w:bookmarkStart w:id="16" w:name="_Ref489305713"/>
      <w:r w:rsidRPr="000B3E5F">
        <w:t xml:space="preserve">FIGURE </w:t>
      </w:r>
      <w:r w:rsidR="0076223B">
        <w:fldChar w:fldCharType="begin"/>
      </w:r>
      <w:r w:rsidR="0076223B">
        <w:instrText xml:space="preserve"> SEQ Figure \* ARABIC </w:instrText>
      </w:r>
      <w:r w:rsidR="0076223B">
        <w:fldChar w:fldCharType="separate"/>
      </w:r>
      <w:r w:rsidR="00FA71D1">
        <w:rPr>
          <w:noProof/>
        </w:rPr>
        <w:t>6</w:t>
      </w:r>
      <w:r w:rsidR="0076223B">
        <w:rPr>
          <w:noProof/>
        </w:rPr>
        <w:fldChar w:fldCharType="end"/>
      </w:r>
      <w:bookmarkEnd w:id="16"/>
      <w:r w:rsidRPr="000B3E5F">
        <w:t>(a) Welfare outcomes visualization, Year 2010</w:t>
      </w:r>
    </w:p>
    <w:p w14:paraId="71C08B90" w14:textId="19E0D22B" w:rsidR="00A466E8" w:rsidRPr="000B3E5F" w:rsidRDefault="00A466E8">
      <w:pPr>
        <w:widowControl/>
        <w:ind w:firstLine="0"/>
        <w:jc w:val="left"/>
        <w:rPr>
          <w:noProof/>
          <w:szCs w:val="22"/>
          <w:lang w:eastAsia="en-US"/>
        </w:rPr>
      </w:pPr>
      <w:r w:rsidRPr="000B3E5F">
        <w:rPr>
          <w:noProof/>
          <w:szCs w:val="22"/>
          <w:lang w:eastAsia="en-US"/>
        </w:rPr>
        <w:br w:type="page"/>
      </w:r>
    </w:p>
    <w:p w14:paraId="56C19833" w14:textId="0B714FF2" w:rsidR="00A466E8" w:rsidRPr="000B3E5F" w:rsidRDefault="00E61992" w:rsidP="001A4244">
      <w:pPr>
        <w:ind w:firstLine="0"/>
        <w:jc w:val="center"/>
        <w:rPr>
          <w:szCs w:val="22"/>
        </w:rPr>
      </w:pPr>
      <w:r w:rsidRPr="000B3E5F">
        <w:rPr>
          <w:noProof/>
          <w:szCs w:val="22"/>
          <w:lang w:eastAsia="en-US"/>
        </w:rPr>
        <w:lastRenderedPageBreak/>
        <w:drawing>
          <wp:inline distT="0" distB="0" distL="0" distR="0" wp14:anchorId="402DF2B6" wp14:editId="1017D8CE">
            <wp:extent cx="8421370" cy="45796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75CC0CA.tmp"/>
                    <pic:cNvPicPr/>
                  </pic:nvPicPr>
                  <pic:blipFill>
                    <a:blip r:embed="rId29">
                      <a:extLst>
                        <a:ext uri="{28A0092B-C50C-407E-A947-70E740481C1C}">
                          <a14:useLocalDpi xmlns:a14="http://schemas.microsoft.com/office/drawing/2010/main" val="0"/>
                        </a:ext>
                      </a:extLst>
                    </a:blip>
                    <a:stretch>
                      <a:fillRect/>
                    </a:stretch>
                  </pic:blipFill>
                  <pic:spPr>
                    <a:xfrm>
                      <a:off x="0" y="0"/>
                      <a:ext cx="8421370" cy="4579620"/>
                    </a:xfrm>
                    <a:prstGeom prst="rect">
                      <a:avLst/>
                    </a:prstGeom>
                  </pic:spPr>
                </pic:pic>
              </a:graphicData>
            </a:graphic>
          </wp:inline>
        </w:drawing>
      </w:r>
    </w:p>
    <w:p w14:paraId="1A169436" w14:textId="1B0E06F6" w:rsidR="00770489" w:rsidRPr="000B3E5F" w:rsidRDefault="008452E3" w:rsidP="001A4244">
      <w:pPr>
        <w:ind w:firstLine="0"/>
        <w:jc w:val="left"/>
        <w:rPr>
          <w:b/>
          <w:szCs w:val="22"/>
        </w:rPr>
      </w:pPr>
      <w:r w:rsidRPr="000B3E5F">
        <w:rPr>
          <w:b/>
          <w:szCs w:val="22"/>
        </w:rPr>
        <w:fldChar w:fldCharType="begin"/>
      </w:r>
      <w:r w:rsidRPr="000B3E5F">
        <w:rPr>
          <w:b/>
          <w:szCs w:val="22"/>
        </w:rPr>
        <w:instrText xml:space="preserve"> REF _Ref489305713 \h  \* MERGEFORMAT </w:instrText>
      </w:r>
      <w:r w:rsidRPr="000B3E5F">
        <w:rPr>
          <w:b/>
          <w:szCs w:val="22"/>
        </w:rPr>
      </w:r>
      <w:r w:rsidRPr="000B3E5F">
        <w:rPr>
          <w:b/>
          <w:szCs w:val="22"/>
        </w:rPr>
        <w:fldChar w:fldCharType="separate"/>
      </w:r>
      <w:r w:rsidR="00FA71D1" w:rsidRPr="00FA71D1">
        <w:rPr>
          <w:b/>
        </w:rPr>
        <w:t xml:space="preserve">FIGURE </w:t>
      </w:r>
      <w:r w:rsidR="00FA71D1" w:rsidRPr="00FA71D1">
        <w:rPr>
          <w:b/>
          <w:noProof/>
        </w:rPr>
        <w:t>6</w:t>
      </w:r>
      <w:r w:rsidRPr="000B3E5F">
        <w:rPr>
          <w:b/>
          <w:szCs w:val="22"/>
        </w:rPr>
        <w:fldChar w:fldCharType="end"/>
      </w:r>
      <w:r w:rsidRPr="000B3E5F">
        <w:rPr>
          <w:b/>
          <w:szCs w:val="22"/>
        </w:rPr>
        <w:t xml:space="preserve"> </w:t>
      </w:r>
      <w:r w:rsidR="004A44DA" w:rsidRPr="000B3E5F">
        <w:rPr>
          <w:b/>
          <w:szCs w:val="22"/>
        </w:rPr>
        <w:t xml:space="preserve">(b) </w:t>
      </w:r>
      <w:r w:rsidR="00770489" w:rsidRPr="000B3E5F">
        <w:rPr>
          <w:b/>
          <w:szCs w:val="22"/>
        </w:rPr>
        <w:t>Welfare outcomes visualization, Year 2015</w:t>
      </w:r>
    </w:p>
    <w:p w14:paraId="629F6DC9" w14:textId="418EDCEC" w:rsidR="00F85715" w:rsidRPr="000B3E5F" w:rsidRDefault="00E61992" w:rsidP="001A4244">
      <w:pPr>
        <w:ind w:firstLine="0"/>
        <w:jc w:val="center"/>
        <w:rPr>
          <w:szCs w:val="22"/>
        </w:rPr>
      </w:pPr>
      <w:r w:rsidRPr="000B3E5F">
        <w:rPr>
          <w:noProof/>
          <w:szCs w:val="22"/>
          <w:lang w:eastAsia="en-US"/>
        </w:rPr>
        <w:lastRenderedPageBreak/>
        <w:drawing>
          <wp:inline distT="0" distB="0" distL="0" distR="0" wp14:anchorId="34F487AD" wp14:editId="3BA99254">
            <wp:extent cx="8421370" cy="453834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75C6CB1.tmp"/>
                    <pic:cNvPicPr/>
                  </pic:nvPicPr>
                  <pic:blipFill>
                    <a:blip r:embed="rId30">
                      <a:extLst>
                        <a:ext uri="{28A0092B-C50C-407E-A947-70E740481C1C}">
                          <a14:useLocalDpi xmlns:a14="http://schemas.microsoft.com/office/drawing/2010/main" val="0"/>
                        </a:ext>
                      </a:extLst>
                    </a:blip>
                    <a:stretch>
                      <a:fillRect/>
                    </a:stretch>
                  </pic:blipFill>
                  <pic:spPr>
                    <a:xfrm>
                      <a:off x="0" y="0"/>
                      <a:ext cx="8421370" cy="4538345"/>
                    </a:xfrm>
                    <a:prstGeom prst="rect">
                      <a:avLst/>
                    </a:prstGeom>
                  </pic:spPr>
                </pic:pic>
              </a:graphicData>
            </a:graphic>
          </wp:inline>
        </w:drawing>
      </w:r>
    </w:p>
    <w:p w14:paraId="3046E61B" w14:textId="4F651E5E" w:rsidR="008D1398" w:rsidRPr="000B3E5F" w:rsidRDefault="008452E3" w:rsidP="00AC0E76">
      <w:pPr>
        <w:pStyle w:val="Caption"/>
      </w:pPr>
      <w:r w:rsidRPr="000B3E5F">
        <w:fldChar w:fldCharType="begin"/>
      </w:r>
      <w:r w:rsidRPr="000B3E5F">
        <w:instrText xml:space="preserve"> REF _Ref489305713 \h </w:instrText>
      </w:r>
      <w:r w:rsidR="000B3E5F">
        <w:instrText xml:space="preserve"> \* MERGEFORMAT </w:instrText>
      </w:r>
      <w:r w:rsidRPr="000B3E5F">
        <w:fldChar w:fldCharType="separate"/>
      </w:r>
      <w:r w:rsidR="00FA71D1" w:rsidRPr="000B3E5F">
        <w:t xml:space="preserve">FIGURE </w:t>
      </w:r>
      <w:r w:rsidR="00FA71D1">
        <w:rPr>
          <w:noProof/>
        </w:rPr>
        <w:t>6</w:t>
      </w:r>
      <w:r w:rsidRPr="000B3E5F">
        <w:fldChar w:fldCharType="end"/>
      </w:r>
      <w:r w:rsidRPr="000B3E5F">
        <w:t xml:space="preserve"> </w:t>
      </w:r>
      <w:r w:rsidR="004A44DA" w:rsidRPr="000B3E5F">
        <w:t>(c)</w:t>
      </w:r>
      <w:r w:rsidR="008D1398" w:rsidRPr="000B3E5F">
        <w:t xml:space="preserve"> </w:t>
      </w:r>
      <w:r w:rsidR="00770489" w:rsidRPr="000B3E5F">
        <w:t>Welfare outcomes visualization, Year 2025</w:t>
      </w:r>
    </w:p>
    <w:p w14:paraId="473B1ACC" w14:textId="77777777" w:rsidR="008D1398" w:rsidRPr="000B3E5F" w:rsidRDefault="008D1398" w:rsidP="008D1398">
      <w:pPr>
        <w:ind w:firstLine="0"/>
        <w:rPr>
          <w:b/>
          <w:szCs w:val="22"/>
        </w:rPr>
        <w:sectPr w:rsidR="008D1398" w:rsidRPr="000B3E5F" w:rsidSect="00C4220F">
          <w:type w:val="nextColumn"/>
          <w:pgSz w:w="15840" w:h="12240" w:orient="landscape"/>
          <w:pgMar w:top="1440" w:right="1440" w:bottom="1440" w:left="1440" w:header="706" w:footer="706" w:gutter="0"/>
          <w:lnNumType w:countBy="1"/>
          <w:cols w:space="708"/>
          <w:docGrid w:linePitch="360"/>
        </w:sectPr>
      </w:pPr>
    </w:p>
    <w:p w14:paraId="3C110421" w14:textId="6B9E9A25" w:rsidR="003F3CF8" w:rsidRPr="008C009C" w:rsidRDefault="003F3CF8" w:rsidP="00020B6F">
      <w:pPr>
        <w:ind w:firstLine="0"/>
        <w:rPr>
          <w:b/>
          <w:sz w:val="24"/>
        </w:rPr>
      </w:pPr>
      <w:r w:rsidRPr="008C009C">
        <w:rPr>
          <w:b/>
          <w:sz w:val="24"/>
        </w:rPr>
        <w:lastRenderedPageBreak/>
        <w:t>FUNDING</w:t>
      </w:r>
    </w:p>
    <w:p w14:paraId="68BBEA2C" w14:textId="1EFD0100" w:rsidR="003F3CF8" w:rsidRPr="008C009C" w:rsidRDefault="003F3CF8" w:rsidP="003F3CF8">
      <w:pPr>
        <w:ind w:firstLine="0"/>
        <w:rPr>
          <w:color w:val="212121"/>
          <w:sz w:val="24"/>
          <w:shd w:val="clear" w:color="auto" w:fill="FFFFFF"/>
        </w:rPr>
      </w:pPr>
      <w:r w:rsidRPr="008C009C">
        <w:rPr>
          <w:color w:val="212121"/>
          <w:sz w:val="24"/>
          <w:shd w:val="clear" w:color="auto" w:fill="FFFFFF"/>
        </w:rPr>
        <w:t xml:space="preserve">This work was sponsored by Indiana Department </w:t>
      </w:r>
      <w:proofErr w:type="gramStart"/>
      <w:r w:rsidR="00511E69" w:rsidRPr="008C009C">
        <w:rPr>
          <w:color w:val="212121"/>
          <w:sz w:val="24"/>
          <w:shd w:val="clear" w:color="auto" w:fill="FFFFFF"/>
        </w:rPr>
        <w:t>Of</w:t>
      </w:r>
      <w:proofErr w:type="gramEnd"/>
      <w:r w:rsidR="00511E69" w:rsidRPr="008C009C">
        <w:rPr>
          <w:color w:val="212121"/>
          <w:sz w:val="24"/>
          <w:shd w:val="clear" w:color="auto" w:fill="FFFFFF"/>
        </w:rPr>
        <w:t xml:space="preserve"> Transportation (INDOT), USA [grant numbers </w:t>
      </w:r>
      <w:r w:rsidRPr="008C009C">
        <w:rPr>
          <w:color w:val="212121"/>
          <w:sz w:val="24"/>
          <w:shd w:val="clear" w:color="auto" w:fill="FFFFFF"/>
        </w:rPr>
        <w:t>SPR 3911</w:t>
      </w:r>
      <w:r w:rsidR="00511E69" w:rsidRPr="008C009C">
        <w:rPr>
          <w:color w:val="212121"/>
          <w:sz w:val="24"/>
          <w:shd w:val="clear" w:color="auto" w:fill="FFFFFF"/>
        </w:rPr>
        <w:t>, 2014)</w:t>
      </w:r>
      <w:r w:rsidRPr="008C009C">
        <w:rPr>
          <w:color w:val="212121"/>
          <w:sz w:val="24"/>
          <w:shd w:val="clear" w:color="auto" w:fill="FFFFFF"/>
        </w:rPr>
        <w:t>, and supported in part by the Joint Transportation Research Program administered by the INDOT and Purdue University.</w:t>
      </w:r>
    </w:p>
    <w:p w14:paraId="5C21FA20" w14:textId="77777777" w:rsidR="003F3CF8" w:rsidRPr="008C009C" w:rsidRDefault="003F3CF8" w:rsidP="003F3CF8">
      <w:pPr>
        <w:ind w:firstLine="0"/>
        <w:rPr>
          <w:b/>
          <w:sz w:val="24"/>
        </w:rPr>
      </w:pPr>
    </w:p>
    <w:p w14:paraId="17300047" w14:textId="3CF91E6D" w:rsidR="00020B6F" w:rsidRPr="008C009C" w:rsidRDefault="00020B6F" w:rsidP="00020B6F">
      <w:pPr>
        <w:ind w:firstLine="0"/>
        <w:rPr>
          <w:b/>
          <w:sz w:val="24"/>
        </w:rPr>
      </w:pPr>
      <w:r w:rsidRPr="008C009C">
        <w:rPr>
          <w:b/>
          <w:sz w:val="24"/>
        </w:rPr>
        <w:t>ACKNOWLEDGEMENT</w:t>
      </w:r>
    </w:p>
    <w:p w14:paraId="00575B39" w14:textId="42BB8A28" w:rsidR="00502781" w:rsidRPr="008C009C" w:rsidRDefault="007454D4" w:rsidP="00020B6F">
      <w:pPr>
        <w:ind w:firstLine="0"/>
        <w:rPr>
          <w:color w:val="212121"/>
          <w:sz w:val="24"/>
          <w:shd w:val="clear" w:color="auto" w:fill="FFFFFF"/>
        </w:rPr>
      </w:pPr>
      <w:r w:rsidRPr="008C009C">
        <w:rPr>
          <w:color w:val="212121"/>
          <w:sz w:val="24"/>
          <w:shd w:val="clear" w:color="auto" w:fill="FFFFFF"/>
        </w:rPr>
        <w:t xml:space="preserve">The authors would like to thank </w:t>
      </w:r>
      <w:r w:rsidRPr="008C009C">
        <w:rPr>
          <w:sz w:val="24"/>
        </w:rPr>
        <w:t xml:space="preserve">our colleagues from INDOT </w:t>
      </w:r>
      <w:r w:rsidRPr="008C009C">
        <w:rPr>
          <w:bCs/>
          <w:sz w:val="24"/>
        </w:rPr>
        <w:t xml:space="preserve">Roy </w:t>
      </w:r>
      <w:proofErr w:type="spellStart"/>
      <w:r w:rsidRPr="008C009C">
        <w:rPr>
          <w:bCs/>
          <w:sz w:val="24"/>
        </w:rPr>
        <w:t>Nunnally</w:t>
      </w:r>
      <w:proofErr w:type="spellEnd"/>
      <w:r w:rsidRPr="008C009C">
        <w:rPr>
          <w:bCs/>
          <w:sz w:val="24"/>
        </w:rPr>
        <w:t xml:space="preserve">, </w:t>
      </w:r>
      <w:proofErr w:type="spellStart"/>
      <w:r w:rsidRPr="008C009C">
        <w:rPr>
          <w:bCs/>
          <w:sz w:val="24"/>
        </w:rPr>
        <w:t>Samy</w:t>
      </w:r>
      <w:proofErr w:type="spellEnd"/>
      <w:r w:rsidRPr="008C009C">
        <w:rPr>
          <w:bCs/>
          <w:sz w:val="24"/>
        </w:rPr>
        <w:t xml:space="preserve"> </w:t>
      </w:r>
      <w:proofErr w:type="spellStart"/>
      <w:r w:rsidRPr="008C009C">
        <w:rPr>
          <w:bCs/>
          <w:sz w:val="24"/>
        </w:rPr>
        <w:t>Noureldin</w:t>
      </w:r>
      <w:proofErr w:type="spellEnd"/>
      <w:r w:rsidRPr="008C009C">
        <w:rPr>
          <w:bCs/>
          <w:sz w:val="24"/>
        </w:rPr>
        <w:t xml:space="preserve">, Korey Chu, Emanuel </w:t>
      </w:r>
      <w:proofErr w:type="spellStart"/>
      <w:r w:rsidRPr="008C009C">
        <w:rPr>
          <w:bCs/>
          <w:sz w:val="24"/>
        </w:rPr>
        <w:t>Nsonwu</w:t>
      </w:r>
      <w:proofErr w:type="spellEnd"/>
      <w:r w:rsidRPr="008C009C">
        <w:rPr>
          <w:bCs/>
          <w:sz w:val="24"/>
        </w:rPr>
        <w:t xml:space="preserve">, and Frank </w:t>
      </w:r>
      <w:proofErr w:type="spellStart"/>
      <w:r w:rsidRPr="008C009C">
        <w:rPr>
          <w:bCs/>
          <w:sz w:val="24"/>
        </w:rPr>
        <w:t>Baukert</w:t>
      </w:r>
      <w:proofErr w:type="spellEnd"/>
      <w:r w:rsidRPr="008C009C">
        <w:rPr>
          <w:sz w:val="24"/>
        </w:rPr>
        <w:t xml:space="preserve"> who provided insights and expertise that greatly assisted the research</w:t>
      </w:r>
      <w:r w:rsidR="0035579D" w:rsidRPr="008C009C">
        <w:rPr>
          <w:color w:val="212121"/>
          <w:sz w:val="24"/>
          <w:shd w:val="clear" w:color="auto" w:fill="FFFFFF"/>
        </w:rPr>
        <w:t>.</w:t>
      </w:r>
      <w:r w:rsidR="001E50C3">
        <w:rPr>
          <w:color w:val="212121"/>
          <w:sz w:val="24"/>
          <w:shd w:val="clear" w:color="auto" w:fill="FFFFFF"/>
        </w:rPr>
        <w:t xml:space="preserve"> </w:t>
      </w:r>
      <w:r w:rsidR="00B35172" w:rsidRPr="008C009C">
        <w:rPr>
          <w:color w:val="212121"/>
          <w:sz w:val="24"/>
          <w:shd w:val="clear" w:color="auto" w:fill="FFFFFF"/>
        </w:rPr>
        <w:t>A</w:t>
      </w:r>
      <w:r w:rsidR="00502781" w:rsidRPr="008C009C">
        <w:rPr>
          <w:color w:val="212121"/>
          <w:sz w:val="24"/>
          <w:shd w:val="clear" w:color="auto" w:fill="FFFFFF"/>
        </w:rPr>
        <w:t xml:space="preserve">n </w:t>
      </w:r>
      <w:r w:rsidR="00F5115B" w:rsidRPr="008C009C">
        <w:rPr>
          <w:color w:val="212121"/>
          <w:sz w:val="24"/>
          <w:shd w:val="clear" w:color="auto" w:fill="FFFFFF"/>
        </w:rPr>
        <w:t xml:space="preserve">extended </w:t>
      </w:r>
      <w:r w:rsidR="00502781" w:rsidRPr="008C009C">
        <w:rPr>
          <w:color w:val="212121"/>
          <w:sz w:val="24"/>
          <w:shd w:val="clear" w:color="auto" w:fill="FFFFFF"/>
        </w:rPr>
        <w:t>abstract of this paper has been submitted to TRB 2018 for a conference presentation.</w:t>
      </w:r>
    </w:p>
    <w:p w14:paraId="1161DEC1" w14:textId="77777777" w:rsidR="00020B6F" w:rsidRPr="008C009C" w:rsidRDefault="00020B6F" w:rsidP="00020B6F">
      <w:pPr>
        <w:ind w:firstLine="0"/>
        <w:rPr>
          <w:b/>
          <w:sz w:val="24"/>
        </w:rPr>
      </w:pPr>
    </w:p>
    <w:p w14:paraId="72AB4FC7" w14:textId="77777777" w:rsidR="00020B6F" w:rsidRPr="008C009C" w:rsidRDefault="00020B6F" w:rsidP="00020B6F">
      <w:pPr>
        <w:ind w:firstLine="0"/>
        <w:rPr>
          <w:b/>
          <w:sz w:val="24"/>
        </w:rPr>
      </w:pPr>
      <w:r w:rsidRPr="008C009C">
        <w:rPr>
          <w:b/>
          <w:sz w:val="24"/>
        </w:rPr>
        <w:t xml:space="preserve">REFERENCES </w:t>
      </w:r>
    </w:p>
    <w:p w14:paraId="3B308463" w14:textId="77777777" w:rsidR="001E50C3" w:rsidRPr="00773645" w:rsidRDefault="001E50C3" w:rsidP="001E50C3">
      <w:pPr>
        <w:pStyle w:val="CM41"/>
        <w:shd w:val="clear" w:color="auto" w:fill="FFFFFF" w:themeFill="background1"/>
        <w:tabs>
          <w:tab w:val="left" w:pos="720"/>
        </w:tabs>
        <w:rPr>
          <w:rFonts w:ascii="Times New Roman" w:hAnsi="Times New Roman"/>
          <w:shd w:val="clear" w:color="auto" w:fill="FFFFFF" w:themeFill="background1"/>
        </w:rPr>
      </w:pPr>
      <w:bookmarkStart w:id="17" w:name="_Ref488926287"/>
      <w:bookmarkStart w:id="18" w:name="_Ref488926141"/>
      <w:bookmarkStart w:id="19" w:name="_Ref488776270"/>
    </w:p>
    <w:p w14:paraId="037CADA5" w14:textId="175B7BF7" w:rsidR="003675A5" w:rsidRPr="00773645" w:rsidRDefault="00627F5A" w:rsidP="001E50C3">
      <w:pPr>
        <w:pStyle w:val="CM41"/>
        <w:shd w:val="clear" w:color="auto" w:fill="FFFFFF" w:themeFill="background1"/>
        <w:tabs>
          <w:tab w:val="left" w:pos="720"/>
        </w:tabs>
        <w:rPr>
          <w:rFonts w:ascii="Times New Roman" w:hAnsi="Times New Roman"/>
          <w:shd w:val="clear" w:color="auto" w:fill="FFFFFF" w:themeFill="background1"/>
        </w:rPr>
      </w:pPr>
      <w:r w:rsidRPr="00773645">
        <w:rPr>
          <w:rFonts w:ascii="Times New Roman" w:hAnsi="Times New Roman"/>
          <w:shd w:val="clear" w:color="auto" w:fill="FFFFFF" w:themeFill="background1"/>
        </w:rPr>
        <w:t xml:space="preserve">Akiyama, T., </w:t>
      </w:r>
      <w:proofErr w:type="spellStart"/>
      <w:r w:rsidRPr="00773645">
        <w:rPr>
          <w:rFonts w:ascii="Times New Roman" w:hAnsi="Times New Roman"/>
          <w:shd w:val="clear" w:color="auto" w:fill="FFFFFF" w:themeFill="background1"/>
        </w:rPr>
        <w:t>Okushima</w:t>
      </w:r>
      <w:proofErr w:type="spellEnd"/>
      <w:r w:rsidRPr="00773645">
        <w:rPr>
          <w:rFonts w:ascii="Times New Roman" w:hAnsi="Times New Roman"/>
          <w:shd w:val="clear" w:color="auto" w:fill="FFFFFF" w:themeFill="background1"/>
        </w:rPr>
        <w:t>, M.</w:t>
      </w:r>
      <w:r w:rsidR="00854AA7" w:rsidRPr="00773645">
        <w:rPr>
          <w:rFonts w:ascii="Times New Roman" w:hAnsi="Times New Roman"/>
          <w:shd w:val="clear" w:color="auto" w:fill="FFFFFF" w:themeFill="background1"/>
        </w:rPr>
        <w:t>, 2006.</w:t>
      </w:r>
      <w:r w:rsidRPr="00773645">
        <w:rPr>
          <w:rFonts w:ascii="Times New Roman" w:hAnsi="Times New Roman"/>
          <w:shd w:val="clear" w:color="auto" w:fill="FFFFFF" w:themeFill="background1"/>
        </w:rPr>
        <w:t xml:space="preserve"> Implementation of cordon pricing on urban network with practical approach.</w:t>
      </w:r>
      <w:r w:rsidRPr="00773645">
        <w:rPr>
          <w:rFonts w:ascii="Times New Roman" w:hAnsi="Times New Roman"/>
        </w:rPr>
        <w:t> </w:t>
      </w:r>
      <w:r w:rsidR="00854AA7" w:rsidRPr="00773645">
        <w:rPr>
          <w:rFonts w:ascii="Times New Roman" w:hAnsi="Times New Roman"/>
          <w:shd w:val="clear" w:color="auto" w:fill="FFFFFF" w:themeFill="background1"/>
        </w:rPr>
        <w:t>J. Adv. Transp</w:t>
      </w:r>
      <w:r w:rsidR="00854AA7" w:rsidRPr="00773645">
        <w:rPr>
          <w:rFonts w:ascii="Times New Roman" w:hAnsi="Times New Roman"/>
        </w:rPr>
        <w:t xml:space="preserve">. </w:t>
      </w:r>
      <w:r w:rsidRPr="00773645">
        <w:rPr>
          <w:rFonts w:ascii="Times New Roman" w:hAnsi="Times New Roman"/>
          <w:shd w:val="clear" w:color="auto" w:fill="FFFFFF" w:themeFill="background1"/>
        </w:rPr>
        <w:t>40</w:t>
      </w:r>
      <w:r w:rsidR="00854AA7" w:rsidRPr="00773645">
        <w:rPr>
          <w:rFonts w:ascii="Times New Roman" w:hAnsi="Times New Roman"/>
          <w:shd w:val="clear" w:color="auto" w:fill="FFFFFF" w:themeFill="background1"/>
        </w:rPr>
        <w:t xml:space="preserve">(2), </w:t>
      </w:r>
      <w:r w:rsidRPr="00773645">
        <w:rPr>
          <w:rFonts w:ascii="Times New Roman" w:hAnsi="Times New Roman"/>
          <w:shd w:val="clear" w:color="auto" w:fill="FFFFFF" w:themeFill="background1"/>
        </w:rPr>
        <w:t>221</w:t>
      </w:r>
      <w:r w:rsidR="00773645" w:rsidRPr="00773645">
        <w:rPr>
          <w:rFonts w:ascii="Times New Roman" w:hAnsi="Times New Roman"/>
          <w:shd w:val="clear" w:color="auto" w:fill="FFFFFF" w:themeFill="background1"/>
        </w:rPr>
        <w:t>–</w:t>
      </w:r>
      <w:r w:rsidRPr="00773645">
        <w:rPr>
          <w:rFonts w:ascii="Times New Roman" w:hAnsi="Times New Roman"/>
          <w:shd w:val="clear" w:color="auto" w:fill="FFFFFF" w:themeFill="background1"/>
        </w:rPr>
        <w:t>248.</w:t>
      </w:r>
      <w:r w:rsidR="00854AA7" w:rsidRPr="00773645">
        <w:rPr>
          <w:rFonts w:ascii="Times New Roman" w:hAnsi="Times New Roman"/>
          <w:shd w:val="clear" w:color="auto" w:fill="FFFFFF" w:themeFill="background1"/>
        </w:rPr>
        <w:t xml:space="preserve"> </w:t>
      </w:r>
      <w:bookmarkStart w:id="20" w:name="_Ref488926191"/>
      <w:bookmarkEnd w:id="17"/>
    </w:p>
    <w:p w14:paraId="5EF0C8FC" w14:textId="77777777" w:rsidR="003675A5" w:rsidRPr="00773645" w:rsidRDefault="003675A5" w:rsidP="001E50C3">
      <w:pPr>
        <w:pStyle w:val="CM41"/>
        <w:shd w:val="clear" w:color="auto" w:fill="FFFFFF" w:themeFill="background1"/>
        <w:tabs>
          <w:tab w:val="left" w:pos="720"/>
        </w:tabs>
        <w:rPr>
          <w:rFonts w:ascii="Times New Roman" w:hAnsi="Times New Roman"/>
          <w:color w:val="000000"/>
        </w:rPr>
      </w:pPr>
    </w:p>
    <w:p w14:paraId="590047A0" w14:textId="357EE16E" w:rsidR="001E50C3" w:rsidRPr="00773645" w:rsidRDefault="00627F5A" w:rsidP="001E50C3">
      <w:pPr>
        <w:pStyle w:val="CM41"/>
        <w:shd w:val="clear" w:color="auto" w:fill="FFFFFF" w:themeFill="background1"/>
        <w:tabs>
          <w:tab w:val="left" w:pos="720"/>
        </w:tabs>
        <w:rPr>
          <w:rFonts w:ascii="Times New Roman" w:hAnsi="Times New Roman"/>
        </w:rPr>
      </w:pPr>
      <w:r w:rsidRPr="00773645">
        <w:rPr>
          <w:rFonts w:ascii="Times New Roman" w:hAnsi="Times New Roman"/>
          <w:color w:val="000000"/>
        </w:rPr>
        <w:t>Arnott, R</w:t>
      </w:r>
      <w:r w:rsidR="00854AA7" w:rsidRPr="00773645">
        <w:rPr>
          <w:rFonts w:ascii="Times New Roman" w:hAnsi="Times New Roman"/>
          <w:color w:val="000000"/>
        </w:rPr>
        <w:t>.,</w:t>
      </w:r>
      <w:r w:rsidRPr="00773645">
        <w:rPr>
          <w:rFonts w:ascii="Times New Roman" w:hAnsi="Times New Roman"/>
          <w:color w:val="000000"/>
        </w:rPr>
        <w:t xml:space="preserve"> Small</w:t>
      </w:r>
      <w:r w:rsidR="00854AA7" w:rsidRPr="00773645">
        <w:rPr>
          <w:rFonts w:ascii="Times New Roman" w:hAnsi="Times New Roman"/>
          <w:color w:val="000000"/>
        </w:rPr>
        <w:t>, K</w:t>
      </w:r>
      <w:r w:rsidRPr="00773645">
        <w:rPr>
          <w:rFonts w:ascii="Times New Roman" w:hAnsi="Times New Roman"/>
          <w:color w:val="000000"/>
        </w:rPr>
        <w:t>.</w:t>
      </w:r>
      <w:r w:rsidR="00145051" w:rsidRPr="00773645">
        <w:rPr>
          <w:rFonts w:ascii="Times New Roman" w:hAnsi="Times New Roman"/>
          <w:color w:val="000000"/>
        </w:rPr>
        <w:t>, 1994</w:t>
      </w:r>
      <w:r w:rsidR="00854AA7" w:rsidRPr="00773645">
        <w:rPr>
          <w:rFonts w:ascii="Times New Roman" w:hAnsi="Times New Roman"/>
          <w:color w:val="000000"/>
        </w:rPr>
        <w:t>.</w:t>
      </w:r>
      <w:r w:rsidRPr="00773645">
        <w:rPr>
          <w:rFonts w:ascii="Times New Roman" w:hAnsi="Times New Roman"/>
          <w:color w:val="000000"/>
        </w:rPr>
        <w:t xml:space="preserve"> The Economics of Traffic Congestion,</w:t>
      </w:r>
      <w:r w:rsidRPr="00773645">
        <w:rPr>
          <w:rStyle w:val="apple-converted-space"/>
          <w:rFonts w:ascii="Times New Roman" w:hAnsi="Times New Roman"/>
          <w:color w:val="000000"/>
        </w:rPr>
        <w:t> </w:t>
      </w:r>
      <w:r w:rsidR="00854AA7" w:rsidRPr="00773645">
        <w:rPr>
          <w:rStyle w:val="apple-converted-space"/>
          <w:rFonts w:ascii="Times New Roman" w:hAnsi="Times New Roman"/>
          <w:color w:val="000000"/>
        </w:rPr>
        <w:t>Am</w:t>
      </w:r>
      <w:r w:rsidR="00145051" w:rsidRPr="00773645">
        <w:rPr>
          <w:rStyle w:val="apple-converted-space"/>
          <w:rFonts w:ascii="Times New Roman" w:hAnsi="Times New Roman"/>
          <w:color w:val="000000"/>
        </w:rPr>
        <w:t>erican</w:t>
      </w:r>
      <w:r w:rsidR="00854AA7" w:rsidRPr="00773645">
        <w:rPr>
          <w:rStyle w:val="apple-converted-space"/>
          <w:rFonts w:ascii="Times New Roman" w:hAnsi="Times New Roman"/>
          <w:color w:val="000000"/>
        </w:rPr>
        <w:t xml:space="preserve"> Sci</w:t>
      </w:r>
      <w:r w:rsidR="00145051" w:rsidRPr="00773645">
        <w:rPr>
          <w:rStyle w:val="apple-converted-space"/>
          <w:rFonts w:ascii="Times New Roman" w:hAnsi="Times New Roman"/>
          <w:color w:val="000000"/>
        </w:rPr>
        <w:t>entist</w:t>
      </w:r>
      <w:r w:rsidR="00854AA7" w:rsidRPr="00773645">
        <w:rPr>
          <w:rStyle w:val="apple-converted-space"/>
          <w:rFonts w:ascii="Times New Roman" w:hAnsi="Times New Roman"/>
          <w:color w:val="000000"/>
        </w:rPr>
        <w:t xml:space="preserve">. </w:t>
      </w:r>
      <w:r w:rsidRPr="00773645">
        <w:rPr>
          <w:rFonts w:ascii="Times New Roman" w:hAnsi="Times New Roman"/>
          <w:color w:val="000000"/>
        </w:rPr>
        <w:t>8</w:t>
      </w:r>
      <w:r w:rsidR="00854AA7" w:rsidRPr="00773645">
        <w:rPr>
          <w:rFonts w:ascii="Times New Roman" w:hAnsi="Times New Roman"/>
          <w:color w:val="000000"/>
        </w:rPr>
        <w:t>2</w:t>
      </w:r>
      <w:r w:rsidRPr="00773645">
        <w:rPr>
          <w:rFonts w:ascii="Times New Roman" w:hAnsi="Times New Roman"/>
          <w:color w:val="000000"/>
        </w:rPr>
        <w:t>, 446</w:t>
      </w:r>
      <w:r w:rsidR="00773645" w:rsidRPr="00773645">
        <w:rPr>
          <w:rFonts w:ascii="Times New Roman" w:hAnsi="Times New Roman"/>
          <w:shd w:val="clear" w:color="auto" w:fill="FFFFFF" w:themeFill="background1"/>
        </w:rPr>
        <w:t>–</w:t>
      </w:r>
      <w:r w:rsidRPr="00773645">
        <w:rPr>
          <w:rFonts w:ascii="Times New Roman" w:hAnsi="Times New Roman"/>
          <w:color w:val="000000"/>
        </w:rPr>
        <w:t>455.</w:t>
      </w:r>
      <w:bookmarkEnd w:id="20"/>
      <w:r w:rsidRPr="00773645">
        <w:rPr>
          <w:rFonts w:ascii="Times New Roman" w:hAnsi="Times New Roman"/>
          <w:color w:val="000000"/>
        </w:rPr>
        <w:t xml:space="preserve"> </w:t>
      </w:r>
    </w:p>
    <w:p w14:paraId="13AC2A04" w14:textId="77777777" w:rsidR="001E50C3" w:rsidRPr="00773645" w:rsidRDefault="001E50C3" w:rsidP="001E50C3">
      <w:pPr>
        <w:pStyle w:val="CM41"/>
        <w:shd w:val="clear" w:color="auto" w:fill="FFFFFF" w:themeFill="background1"/>
        <w:tabs>
          <w:tab w:val="left" w:pos="720"/>
        </w:tabs>
        <w:rPr>
          <w:rFonts w:ascii="Times New Roman" w:hAnsi="Times New Roman"/>
          <w:shd w:val="clear" w:color="auto" w:fill="FFFFFF" w:themeFill="background1"/>
        </w:rPr>
      </w:pPr>
    </w:p>
    <w:p w14:paraId="58E1C510" w14:textId="5B89D859" w:rsidR="001E50C3" w:rsidRPr="00773645" w:rsidRDefault="000D388B" w:rsidP="001E50C3">
      <w:pPr>
        <w:pStyle w:val="CM41"/>
        <w:shd w:val="clear" w:color="auto" w:fill="FFFFFF" w:themeFill="background1"/>
        <w:tabs>
          <w:tab w:val="left" w:pos="720"/>
        </w:tabs>
        <w:rPr>
          <w:rFonts w:ascii="Times New Roman" w:hAnsi="Times New Roman"/>
        </w:rPr>
      </w:pPr>
      <w:r w:rsidRPr="00773645">
        <w:rPr>
          <w:rFonts w:ascii="Times New Roman" w:hAnsi="Times New Roman"/>
          <w:shd w:val="clear" w:color="auto" w:fill="FFFFFF" w:themeFill="background1"/>
        </w:rPr>
        <w:t>Cao, K., Cheng, Y. Woo, C</w:t>
      </w:r>
      <w:r w:rsidR="00854AA7" w:rsidRPr="00773645">
        <w:rPr>
          <w:rFonts w:ascii="Times New Roman" w:hAnsi="Times New Roman"/>
          <w:shd w:val="clear" w:color="auto" w:fill="FFFFFF" w:themeFill="background1"/>
        </w:rPr>
        <w:t>, 2017</w:t>
      </w:r>
      <w:r w:rsidRPr="00773645">
        <w:rPr>
          <w:rFonts w:ascii="Times New Roman" w:hAnsi="Times New Roman"/>
          <w:shd w:val="clear" w:color="auto" w:fill="FFFFFF" w:themeFill="background1"/>
        </w:rPr>
        <w:t>. Price-management of traffic congestion: Hong Kong’s Lion Rock Tunnel. Case Stu</w:t>
      </w:r>
      <w:r w:rsidR="009527CA" w:rsidRPr="00773645">
        <w:rPr>
          <w:rFonts w:ascii="Times New Roman" w:hAnsi="Times New Roman"/>
          <w:shd w:val="clear" w:color="auto" w:fill="FFFFFF" w:themeFill="background1"/>
        </w:rPr>
        <w:t>dies</w:t>
      </w:r>
      <w:r w:rsidR="00773645" w:rsidRPr="00773645">
        <w:rPr>
          <w:rFonts w:ascii="Times New Roman" w:hAnsi="Times New Roman"/>
          <w:shd w:val="clear" w:color="auto" w:fill="FFFFFF" w:themeFill="background1"/>
        </w:rPr>
        <w:t xml:space="preserve"> i</w:t>
      </w:r>
      <w:r w:rsidRPr="00773645">
        <w:rPr>
          <w:rFonts w:ascii="Times New Roman" w:hAnsi="Times New Roman"/>
          <w:shd w:val="clear" w:color="auto" w:fill="FFFFFF" w:themeFill="background1"/>
        </w:rPr>
        <w:t>n Transp</w:t>
      </w:r>
      <w:r w:rsidR="00773645" w:rsidRPr="00773645">
        <w:rPr>
          <w:rFonts w:ascii="Times New Roman" w:hAnsi="Times New Roman"/>
          <w:shd w:val="clear" w:color="auto" w:fill="FFFFFF" w:themeFill="background1"/>
        </w:rPr>
        <w:t>ort</w:t>
      </w:r>
      <w:r w:rsidRPr="00773645">
        <w:rPr>
          <w:rFonts w:ascii="Times New Roman" w:hAnsi="Times New Roman"/>
          <w:shd w:val="clear" w:color="auto" w:fill="FFFFFF" w:themeFill="background1"/>
        </w:rPr>
        <w:t xml:space="preserve"> Pol</w:t>
      </w:r>
      <w:r w:rsidR="00773645" w:rsidRPr="00773645">
        <w:rPr>
          <w:rFonts w:ascii="Times New Roman" w:hAnsi="Times New Roman"/>
          <w:shd w:val="clear" w:color="auto" w:fill="FFFFFF" w:themeFill="background1"/>
        </w:rPr>
        <w:t>icy</w:t>
      </w:r>
      <w:r w:rsidRPr="00773645">
        <w:rPr>
          <w:rFonts w:ascii="Times New Roman" w:hAnsi="Times New Roman"/>
          <w:shd w:val="clear" w:color="auto" w:fill="FFFFFF" w:themeFill="background1"/>
        </w:rPr>
        <w:t xml:space="preserve">. </w:t>
      </w:r>
    </w:p>
    <w:p w14:paraId="5CF9010B" w14:textId="77777777" w:rsidR="001E50C3" w:rsidRPr="00773645" w:rsidRDefault="001E50C3" w:rsidP="001E50C3">
      <w:pPr>
        <w:pStyle w:val="CM41"/>
        <w:shd w:val="clear" w:color="auto" w:fill="FFFFFF" w:themeFill="background1"/>
        <w:tabs>
          <w:tab w:val="left" w:pos="720"/>
        </w:tabs>
        <w:rPr>
          <w:rFonts w:ascii="Times New Roman" w:hAnsi="Times New Roman"/>
          <w:shd w:val="clear" w:color="auto" w:fill="FFFFFF" w:themeFill="background1"/>
        </w:rPr>
      </w:pPr>
    </w:p>
    <w:p w14:paraId="23A1F6C0" w14:textId="09BDFFA8" w:rsidR="001E50C3" w:rsidRPr="00773645" w:rsidRDefault="00627F5A" w:rsidP="001E50C3">
      <w:pPr>
        <w:pStyle w:val="CM41"/>
        <w:shd w:val="clear" w:color="auto" w:fill="FFFFFF" w:themeFill="background1"/>
        <w:tabs>
          <w:tab w:val="left" w:pos="720"/>
        </w:tabs>
        <w:rPr>
          <w:rFonts w:ascii="Times New Roman" w:hAnsi="Times New Roman"/>
        </w:rPr>
      </w:pPr>
      <w:r w:rsidRPr="00773645">
        <w:rPr>
          <w:rFonts w:ascii="Times New Roman" w:hAnsi="Times New Roman"/>
          <w:shd w:val="clear" w:color="auto" w:fill="FFFFFF" w:themeFill="background1"/>
        </w:rPr>
        <w:t>de Palma, A., Lindsey, R., Wu, F.</w:t>
      </w:r>
      <w:r w:rsidR="009527CA" w:rsidRPr="00773645">
        <w:rPr>
          <w:rFonts w:ascii="Times New Roman" w:hAnsi="Times New Roman"/>
          <w:shd w:val="clear" w:color="auto" w:fill="FFFFFF" w:themeFill="background1"/>
        </w:rPr>
        <w:t>, 2008.</w:t>
      </w:r>
      <w:r w:rsidRPr="00773645">
        <w:rPr>
          <w:rFonts w:ascii="Times New Roman" w:hAnsi="Times New Roman"/>
          <w:shd w:val="clear" w:color="auto" w:fill="FFFFFF" w:themeFill="background1"/>
        </w:rPr>
        <w:t xml:space="preserve"> Private operators and time-of-day tolling on a congested road network.</w:t>
      </w:r>
      <w:r w:rsidRPr="00773645">
        <w:rPr>
          <w:rStyle w:val="apple-converted-space"/>
          <w:rFonts w:ascii="Times New Roman" w:hAnsi="Times New Roman"/>
          <w:shd w:val="clear" w:color="auto" w:fill="FFFFFF" w:themeFill="background1"/>
        </w:rPr>
        <w:t> </w:t>
      </w:r>
      <w:r w:rsidRPr="00773645">
        <w:rPr>
          <w:rFonts w:ascii="Times New Roman" w:hAnsi="Times New Roman"/>
          <w:iCs/>
          <w:shd w:val="clear" w:color="auto" w:fill="FFFFFF" w:themeFill="background1"/>
        </w:rPr>
        <w:t>J</w:t>
      </w:r>
      <w:r w:rsidR="009527CA" w:rsidRPr="00773645">
        <w:rPr>
          <w:rFonts w:ascii="Times New Roman" w:hAnsi="Times New Roman"/>
          <w:iCs/>
          <w:shd w:val="clear" w:color="auto" w:fill="FFFFFF" w:themeFill="background1"/>
        </w:rPr>
        <w:t>.</w:t>
      </w:r>
      <w:r w:rsidRPr="00773645">
        <w:rPr>
          <w:rFonts w:ascii="Times New Roman" w:hAnsi="Times New Roman"/>
          <w:iCs/>
          <w:shd w:val="clear" w:color="auto" w:fill="FFFFFF" w:themeFill="background1"/>
        </w:rPr>
        <w:t xml:space="preserve">  Transp</w:t>
      </w:r>
      <w:r w:rsidR="009527CA" w:rsidRPr="00773645">
        <w:rPr>
          <w:rFonts w:ascii="Times New Roman" w:hAnsi="Times New Roman"/>
          <w:iCs/>
          <w:shd w:val="clear" w:color="auto" w:fill="FFFFFF" w:themeFill="background1"/>
        </w:rPr>
        <w:t>.</w:t>
      </w:r>
      <w:r w:rsidRPr="00773645">
        <w:rPr>
          <w:rFonts w:ascii="Times New Roman" w:hAnsi="Times New Roman"/>
          <w:iCs/>
          <w:shd w:val="clear" w:color="auto" w:fill="FFFFFF" w:themeFill="background1"/>
        </w:rPr>
        <w:t xml:space="preserve"> Econ and Policy</w:t>
      </w:r>
      <w:r w:rsidR="009527CA" w:rsidRPr="00773645">
        <w:rPr>
          <w:rStyle w:val="apple-converted-space"/>
          <w:rFonts w:ascii="Times New Roman" w:hAnsi="Times New Roman"/>
          <w:shd w:val="clear" w:color="auto" w:fill="FFFFFF" w:themeFill="background1"/>
        </w:rPr>
        <w:t xml:space="preserve"> </w:t>
      </w:r>
      <w:r w:rsidRPr="00773645">
        <w:rPr>
          <w:rFonts w:ascii="Times New Roman" w:hAnsi="Times New Roman"/>
          <w:iCs/>
          <w:shd w:val="clear" w:color="auto" w:fill="FFFFFF" w:themeFill="background1"/>
        </w:rPr>
        <w:t>42</w:t>
      </w:r>
      <w:r w:rsidR="009527CA" w:rsidRPr="00773645">
        <w:rPr>
          <w:rFonts w:ascii="Times New Roman" w:hAnsi="Times New Roman"/>
          <w:iCs/>
          <w:shd w:val="clear" w:color="auto" w:fill="FFFFFF" w:themeFill="background1"/>
        </w:rPr>
        <w:t>(3)</w:t>
      </w:r>
      <w:r w:rsidRPr="00773645">
        <w:rPr>
          <w:rFonts w:ascii="Times New Roman" w:hAnsi="Times New Roman"/>
          <w:iCs/>
          <w:shd w:val="clear" w:color="auto" w:fill="FFFFFF" w:themeFill="background1"/>
        </w:rPr>
        <w:t>,</w:t>
      </w:r>
      <w:r w:rsidR="009527CA" w:rsidRPr="00773645">
        <w:rPr>
          <w:rFonts w:ascii="Times New Roman" w:hAnsi="Times New Roman"/>
          <w:shd w:val="clear" w:color="auto" w:fill="FFFFFF" w:themeFill="background1"/>
        </w:rPr>
        <w:t xml:space="preserve"> </w:t>
      </w:r>
      <w:r w:rsidRPr="00773645">
        <w:rPr>
          <w:rFonts w:ascii="Times New Roman" w:hAnsi="Times New Roman"/>
          <w:shd w:val="clear" w:color="auto" w:fill="FFFFFF" w:themeFill="background1"/>
        </w:rPr>
        <w:t>397</w:t>
      </w:r>
      <w:r w:rsidR="00773645" w:rsidRPr="00773645">
        <w:rPr>
          <w:rFonts w:ascii="Times New Roman" w:hAnsi="Times New Roman"/>
          <w:shd w:val="clear" w:color="auto" w:fill="FFFFFF" w:themeFill="background1"/>
        </w:rPr>
        <w:t>–</w:t>
      </w:r>
      <w:r w:rsidRPr="00773645">
        <w:rPr>
          <w:rFonts w:ascii="Times New Roman" w:hAnsi="Times New Roman"/>
          <w:shd w:val="clear" w:color="auto" w:fill="FFFFFF" w:themeFill="background1"/>
        </w:rPr>
        <w:t>433.</w:t>
      </w:r>
    </w:p>
    <w:p w14:paraId="39C88777" w14:textId="77777777" w:rsidR="001E50C3" w:rsidRPr="00773645" w:rsidRDefault="001E50C3" w:rsidP="001E50C3">
      <w:pPr>
        <w:pStyle w:val="CM41"/>
        <w:shd w:val="clear" w:color="auto" w:fill="FFFFFF" w:themeFill="background1"/>
        <w:tabs>
          <w:tab w:val="left" w:pos="720"/>
        </w:tabs>
        <w:rPr>
          <w:rFonts w:ascii="Times New Roman" w:hAnsi="Times New Roman"/>
        </w:rPr>
      </w:pPr>
    </w:p>
    <w:p w14:paraId="476022D3" w14:textId="77777777" w:rsidR="001E50C3" w:rsidRPr="00773645" w:rsidRDefault="009527CA" w:rsidP="001E50C3">
      <w:pPr>
        <w:pStyle w:val="CM41"/>
        <w:shd w:val="clear" w:color="auto" w:fill="FFFFFF" w:themeFill="background1"/>
        <w:tabs>
          <w:tab w:val="left" w:pos="720"/>
        </w:tabs>
        <w:rPr>
          <w:rFonts w:ascii="Times New Roman" w:hAnsi="Times New Roman"/>
        </w:rPr>
      </w:pPr>
      <w:proofErr w:type="spellStart"/>
      <w:r w:rsidRPr="00773645">
        <w:rPr>
          <w:rFonts w:ascii="Times New Roman" w:hAnsi="Times New Roman"/>
        </w:rPr>
        <w:t>Einbock</w:t>
      </w:r>
      <w:proofErr w:type="spellEnd"/>
      <w:r w:rsidRPr="00773645">
        <w:rPr>
          <w:rFonts w:ascii="Times New Roman" w:hAnsi="Times New Roman"/>
        </w:rPr>
        <w:t xml:space="preserve"> M., 2006.</w:t>
      </w:r>
      <w:r w:rsidR="003C4CA9" w:rsidRPr="00773645">
        <w:rPr>
          <w:rFonts w:ascii="Times New Roman" w:hAnsi="Times New Roman"/>
        </w:rPr>
        <w:t xml:space="preserve"> Effects of the Austrian road toll system on companies, </w:t>
      </w:r>
      <w:r w:rsidRPr="00773645">
        <w:rPr>
          <w:rFonts w:ascii="Times New Roman" w:hAnsi="Times New Roman"/>
        </w:rPr>
        <w:t xml:space="preserve">Int. J. Phys. </w:t>
      </w:r>
      <w:proofErr w:type="spellStart"/>
      <w:r w:rsidRPr="00773645">
        <w:rPr>
          <w:rFonts w:ascii="Times New Roman" w:hAnsi="Times New Roman"/>
        </w:rPr>
        <w:t>Dist</w:t>
      </w:r>
      <w:proofErr w:type="spellEnd"/>
      <w:r w:rsidRPr="00773645">
        <w:rPr>
          <w:rFonts w:ascii="Times New Roman" w:hAnsi="Times New Roman"/>
        </w:rPr>
        <w:t xml:space="preserve"> &amp; Log. Mgmt. 36(</w:t>
      </w:r>
      <w:r w:rsidR="003C4CA9" w:rsidRPr="00773645">
        <w:rPr>
          <w:rFonts w:ascii="Times New Roman" w:hAnsi="Times New Roman"/>
        </w:rPr>
        <w:t>2</w:t>
      </w:r>
      <w:r w:rsidRPr="00773645">
        <w:rPr>
          <w:rFonts w:ascii="Times New Roman" w:hAnsi="Times New Roman"/>
        </w:rPr>
        <w:t>).</w:t>
      </w:r>
      <w:bookmarkStart w:id="21" w:name="_Ref487647267"/>
    </w:p>
    <w:p w14:paraId="7AB235C0" w14:textId="77777777" w:rsidR="001E50C3" w:rsidRPr="00773645" w:rsidRDefault="001E50C3" w:rsidP="001E50C3">
      <w:pPr>
        <w:pStyle w:val="CM41"/>
        <w:shd w:val="clear" w:color="auto" w:fill="FFFFFF" w:themeFill="background1"/>
        <w:tabs>
          <w:tab w:val="left" w:pos="720"/>
        </w:tabs>
        <w:rPr>
          <w:rFonts w:ascii="Times New Roman" w:hAnsi="Times New Roman"/>
        </w:rPr>
      </w:pPr>
    </w:p>
    <w:p w14:paraId="324C6BCD" w14:textId="25C9C3A0" w:rsidR="001E50C3" w:rsidRPr="00773645" w:rsidRDefault="00627F5A" w:rsidP="001E50C3">
      <w:pPr>
        <w:pStyle w:val="CM41"/>
        <w:shd w:val="clear" w:color="auto" w:fill="FFFFFF" w:themeFill="background1"/>
        <w:tabs>
          <w:tab w:val="left" w:pos="720"/>
        </w:tabs>
        <w:rPr>
          <w:rFonts w:ascii="Times New Roman" w:hAnsi="Times New Roman"/>
        </w:rPr>
      </w:pPr>
      <w:r w:rsidRPr="00773645">
        <w:rPr>
          <w:rFonts w:ascii="Times New Roman" w:hAnsi="Times New Roman"/>
        </w:rPr>
        <w:t xml:space="preserve">Evans, I.V., Bhatt, K.U., </w:t>
      </w:r>
      <w:r w:rsidR="003675A5" w:rsidRPr="00773645">
        <w:rPr>
          <w:rFonts w:ascii="Times New Roman" w:hAnsi="Times New Roman"/>
        </w:rPr>
        <w:t>Tur</w:t>
      </w:r>
      <w:r w:rsidRPr="00773645">
        <w:rPr>
          <w:rFonts w:ascii="Times New Roman" w:hAnsi="Times New Roman"/>
        </w:rPr>
        <w:t>nbull, K.F.</w:t>
      </w:r>
      <w:r w:rsidR="00CC050C" w:rsidRPr="00773645">
        <w:rPr>
          <w:rFonts w:ascii="Times New Roman" w:hAnsi="Times New Roman"/>
        </w:rPr>
        <w:t>, 2003.</w:t>
      </w:r>
      <w:r w:rsidRPr="00773645">
        <w:rPr>
          <w:rFonts w:ascii="Times New Roman" w:hAnsi="Times New Roman"/>
        </w:rPr>
        <w:t xml:space="preserve"> Traveler Response to Transportation System Changes. Chapter 14-Road Value Pricing, Project No. B-12A FY'99.</w:t>
      </w:r>
      <w:bookmarkEnd w:id="21"/>
    </w:p>
    <w:p w14:paraId="7DA539B2" w14:textId="77777777" w:rsidR="001E50C3" w:rsidRPr="00773645" w:rsidRDefault="001E50C3" w:rsidP="001E50C3">
      <w:pPr>
        <w:pStyle w:val="CM41"/>
        <w:shd w:val="clear" w:color="auto" w:fill="FFFFFF" w:themeFill="background1"/>
        <w:tabs>
          <w:tab w:val="left" w:pos="720"/>
        </w:tabs>
        <w:rPr>
          <w:rFonts w:ascii="Times New Roman" w:hAnsi="Times New Roman"/>
        </w:rPr>
      </w:pPr>
    </w:p>
    <w:p w14:paraId="27D5E66F" w14:textId="5F96FF24" w:rsidR="001E50C3" w:rsidRPr="00773645" w:rsidRDefault="000D388B" w:rsidP="001E50C3">
      <w:pPr>
        <w:pStyle w:val="CM41"/>
        <w:shd w:val="clear" w:color="auto" w:fill="FFFFFF" w:themeFill="background1"/>
        <w:tabs>
          <w:tab w:val="left" w:pos="720"/>
        </w:tabs>
        <w:rPr>
          <w:rFonts w:ascii="Times New Roman" w:hAnsi="Times New Roman"/>
        </w:rPr>
      </w:pPr>
      <w:r w:rsidRPr="00773645">
        <w:rPr>
          <w:rFonts w:ascii="Times New Roman" w:hAnsi="Times New Roman"/>
        </w:rPr>
        <w:t>Fan, W</w:t>
      </w:r>
      <w:r w:rsidR="00CC050C" w:rsidRPr="00773645">
        <w:rPr>
          <w:rFonts w:ascii="Times New Roman" w:hAnsi="Times New Roman"/>
        </w:rPr>
        <w:t>., 2016.</w:t>
      </w:r>
      <w:r w:rsidRPr="00773645">
        <w:rPr>
          <w:rFonts w:ascii="Times New Roman" w:hAnsi="Times New Roman"/>
        </w:rPr>
        <w:t xml:space="preserve"> Optimal congestion pricing toll design under multiclass transportation network schemes: Genetic algorithm approaches. Case Studies on Tran</w:t>
      </w:r>
      <w:r w:rsidR="00CC050C" w:rsidRPr="00773645">
        <w:rPr>
          <w:rFonts w:ascii="Times New Roman" w:hAnsi="Times New Roman"/>
        </w:rPr>
        <w:t>sp.</w:t>
      </w:r>
      <w:r w:rsidRPr="00773645">
        <w:rPr>
          <w:rFonts w:ascii="Times New Roman" w:hAnsi="Times New Roman"/>
        </w:rPr>
        <w:t xml:space="preserve"> Policy</w:t>
      </w:r>
      <w:r w:rsidR="00CC050C" w:rsidRPr="00773645">
        <w:rPr>
          <w:rFonts w:ascii="Times New Roman" w:hAnsi="Times New Roman"/>
        </w:rPr>
        <w:t>.</w:t>
      </w:r>
      <w:r w:rsidRPr="00773645">
        <w:rPr>
          <w:rFonts w:ascii="Times New Roman" w:hAnsi="Times New Roman"/>
        </w:rPr>
        <w:t xml:space="preserve"> 4</w:t>
      </w:r>
      <w:r w:rsidR="00CC050C" w:rsidRPr="00773645">
        <w:rPr>
          <w:rFonts w:ascii="Times New Roman" w:hAnsi="Times New Roman"/>
        </w:rPr>
        <w:t>(2),</w:t>
      </w:r>
      <w:r w:rsidR="00CC050C" w:rsidRPr="00773645" w:rsidDel="00CC050C">
        <w:rPr>
          <w:rFonts w:ascii="Times New Roman" w:hAnsi="Times New Roman"/>
        </w:rPr>
        <w:t xml:space="preserve"> </w:t>
      </w:r>
      <w:r w:rsidRPr="00773645">
        <w:rPr>
          <w:rFonts w:ascii="Times New Roman" w:hAnsi="Times New Roman"/>
        </w:rPr>
        <w:t>78</w:t>
      </w:r>
      <w:r w:rsidR="00773645" w:rsidRPr="00773645">
        <w:rPr>
          <w:rFonts w:ascii="Times New Roman" w:hAnsi="Times New Roman"/>
          <w:shd w:val="clear" w:color="auto" w:fill="FFFFFF" w:themeFill="background1"/>
        </w:rPr>
        <w:t>–</w:t>
      </w:r>
      <w:r w:rsidRPr="00773645">
        <w:rPr>
          <w:rFonts w:ascii="Times New Roman" w:hAnsi="Times New Roman"/>
        </w:rPr>
        <w:t xml:space="preserve">87. </w:t>
      </w:r>
    </w:p>
    <w:p w14:paraId="030DFF8D" w14:textId="77777777" w:rsidR="001E50C3" w:rsidRPr="00773645" w:rsidRDefault="001E50C3" w:rsidP="001E50C3">
      <w:pPr>
        <w:pStyle w:val="CM41"/>
        <w:shd w:val="clear" w:color="auto" w:fill="FFFFFF" w:themeFill="background1"/>
        <w:tabs>
          <w:tab w:val="left" w:pos="720"/>
        </w:tabs>
        <w:rPr>
          <w:rFonts w:ascii="Times New Roman" w:hAnsi="Times New Roman"/>
        </w:rPr>
      </w:pPr>
    </w:p>
    <w:p w14:paraId="47C593AA" w14:textId="77777777" w:rsidR="001E50C3" w:rsidRPr="00773645" w:rsidRDefault="00C10556" w:rsidP="001E50C3">
      <w:pPr>
        <w:pStyle w:val="CM41"/>
        <w:shd w:val="clear" w:color="auto" w:fill="FFFFFF" w:themeFill="background1"/>
        <w:tabs>
          <w:tab w:val="left" w:pos="720"/>
        </w:tabs>
        <w:rPr>
          <w:rFonts w:ascii="Times New Roman" w:hAnsi="Times New Roman"/>
        </w:rPr>
      </w:pPr>
      <w:r w:rsidRPr="00773645">
        <w:rPr>
          <w:rFonts w:ascii="Times New Roman" w:hAnsi="Times New Roman"/>
        </w:rPr>
        <w:t>Federal Highway Administration. FHWA route log and finder list. http://www.fhwa.dot.gov/planning/national_highway_system/interstate_highway_system/routefinder/index.cfm. Accessed Jul. 12, 2016</w:t>
      </w:r>
      <w:bookmarkStart w:id="22" w:name="_Ref487647556"/>
      <w:bookmarkStart w:id="23" w:name="_Ref489305810"/>
    </w:p>
    <w:p w14:paraId="3F48DFE5" w14:textId="77777777" w:rsidR="001E50C3" w:rsidRPr="00773645" w:rsidRDefault="001E50C3" w:rsidP="001E50C3">
      <w:pPr>
        <w:pStyle w:val="CM41"/>
        <w:shd w:val="clear" w:color="auto" w:fill="FFFFFF" w:themeFill="background1"/>
        <w:tabs>
          <w:tab w:val="left" w:pos="720"/>
        </w:tabs>
        <w:rPr>
          <w:rFonts w:ascii="Times New Roman" w:hAnsi="Times New Roman"/>
          <w:shd w:val="clear" w:color="auto" w:fill="FFFFFF"/>
        </w:rPr>
      </w:pPr>
    </w:p>
    <w:p w14:paraId="23289080" w14:textId="14C3B56A" w:rsidR="001E50C3" w:rsidRPr="00773645" w:rsidRDefault="00627F5A" w:rsidP="001E50C3">
      <w:pPr>
        <w:pStyle w:val="CM41"/>
        <w:shd w:val="clear" w:color="auto" w:fill="FFFFFF" w:themeFill="background1"/>
        <w:tabs>
          <w:tab w:val="left" w:pos="720"/>
        </w:tabs>
        <w:rPr>
          <w:rFonts w:ascii="Times New Roman" w:hAnsi="Times New Roman"/>
        </w:rPr>
      </w:pPr>
      <w:r w:rsidRPr="00773645">
        <w:rPr>
          <w:rFonts w:ascii="Times New Roman" w:hAnsi="Times New Roman"/>
          <w:shd w:val="clear" w:color="auto" w:fill="FFFFFF"/>
        </w:rPr>
        <w:t>Ferrari, P.</w:t>
      </w:r>
      <w:r w:rsidR="00F86CC8" w:rsidRPr="00773645">
        <w:rPr>
          <w:rFonts w:ascii="Times New Roman" w:hAnsi="Times New Roman"/>
          <w:shd w:val="clear" w:color="auto" w:fill="FFFFFF"/>
        </w:rPr>
        <w:t>, 2002.</w:t>
      </w:r>
      <w:r w:rsidRPr="00773645">
        <w:rPr>
          <w:rFonts w:ascii="Times New Roman" w:hAnsi="Times New Roman"/>
          <w:shd w:val="clear" w:color="auto" w:fill="FFFFFF"/>
        </w:rPr>
        <w:t xml:space="preserve"> Road network toll pricing and social welfare.</w:t>
      </w:r>
      <w:r w:rsidRPr="00773645">
        <w:rPr>
          <w:rStyle w:val="apple-converted-space"/>
          <w:rFonts w:ascii="Times New Roman" w:hAnsi="Times New Roman"/>
          <w:shd w:val="clear" w:color="auto" w:fill="FFFFFF"/>
        </w:rPr>
        <w:t> </w:t>
      </w:r>
      <w:r w:rsidRPr="00773645">
        <w:rPr>
          <w:rFonts w:ascii="Times New Roman" w:hAnsi="Times New Roman"/>
          <w:iCs/>
          <w:shd w:val="clear" w:color="auto" w:fill="FFFFFF"/>
        </w:rPr>
        <w:t>Trans</w:t>
      </w:r>
      <w:r w:rsidR="00F86CC8" w:rsidRPr="00773645">
        <w:rPr>
          <w:rFonts w:ascii="Times New Roman" w:hAnsi="Times New Roman"/>
          <w:iCs/>
          <w:shd w:val="clear" w:color="auto" w:fill="FFFFFF"/>
        </w:rPr>
        <w:t>p.</w:t>
      </w:r>
      <w:r w:rsidRPr="00773645">
        <w:rPr>
          <w:rFonts w:ascii="Times New Roman" w:hAnsi="Times New Roman"/>
          <w:iCs/>
          <w:shd w:val="clear" w:color="auto" w:fill="FFFFFF"/>
        </w:rPr>
        <w:t xml:space="preserve"> Res</w:t>
      </w:r>
      <w:r w:rsidR="00F86CC8" w:rsidRPr="00773645">
        <w:rPr>
          <w:rFonts w:ascii="Times New Roman" w:hAnsi="Times New Roman"/>
          <w:iCs/>
          <w:shd w:val="clear" w:color="auto" w:fill="FFFFFF"/>
        </w:rPr>
        <w:t>.</w:t>
      </w:r>
      <w:r w:rsidRPr="00773645">
        <w:rPr>
          <w:rFonts w:ascii="Times New Roman" w:hAnsi="Times New Roman"/>
          <w:iCs/>
          <w:shd w:val="clear" w:color="auto" w:fill="FFFFFF"/>
        </w:rPr>
        <w:t xml:space="preserve"> Part B</w:t>
      </w:r>
      <w:r w:rsidR="00F86CC8" w:rsidRPr="00773645">
        <w:rPr>
          <w:rFonts w:ascii="Times New Roman" w:hAnsi="Times New Roman"/>
          <w:shd w:val="clear" w:color="auto" w:fill="FFFFFF"/>
        </w:rPr>
        <w:t>.</w:t>
      </w:r>
      <w:r w:rsidRPr="00773645">
        <w:rPr>
          <w:rStyle w:val="apple-converted-space"/>
          <w:rFonts w:ascii="Times New Roman" w:hAnsi="Times New Roman"/>
          <w:shd w:val="clear" w:color="auto" w:fill="FFFFFF"/>
        </w:rPr>
        <w:t> </w:t>
      </w:r>
      <w:r w:rsidRPr="00773645">
        <w:rPr>
          <w:rFonts w:ascii="Times New Roman" w:hAnsi="Times New Roman"/>
          <w:iCs/>
          <w:shd w:val="clear" w:color="auto" w:fill="FFFFFF"/>
        </w:rPr>
        <w:t>36</w:t>
      </w:r>
      <w:r w:rsidR="00F86CC8" w:rsidRPr="00773645">
        <w:rPr>
          <w:rFonts w:ascii="Times New Roman" w:hAnsi="Times New Roman"/>
          <w:iCs/>
          <w:shd w:val="clear" w:color="auto" w:fill="FFFFFF"/>
        </w:rPr>
        <w:t>(</w:t>
      </w:r>
      <w:r w:rsidRPr="00773645">
        <w:rPr>
          <w:rFonts w:ascii="Times New Roman" w:hAnsi="Times New Roman"/>
          <w:shd w:val="clear" w:color="auto" w:fill="FFFFFF"/>
        </w:rPr>
        <w:t>5</w:t>
      </w:r>
      <w:r w:rsidR="00F86CC8" w:rsidRPr="00773645">
        <w:rPr>
          <w:rFonts w:ascii="Times New Roman" w:hAnsi="Times New Roman"/>
          <w:shd w:val="clear" w:color="auto" w:fill="FFFFFF"/>
        </w:rPr>
        <w:t>)</w:t>
      </w:r>
      <w:r w:rsidRPr="00773645">
        <w:rPr>
          <w:rFonts w:ascii="Times New Roman" w:hAnsi="Times New Roman"/>
          <w:shd w:val="clear" w:color="auto" w:fill="FFFFFF"/>
        </w:rPr>
        <w:t>, 471</w:t>
      </w:r>
      <w:r w:rsidR="00773645" w:rsidRPr="00773645">
        <w:rPr>
          <w:rFonts w:ascii="Times New Roman" w:hAnsi="Times New Roman"/>
          <w:shd w:val="clear" w:color="auto" w:fill="FFFFFF" w:themeFill="background1"/>
        </w:rPr>
        <w:t>–</w:t>
      </w:r>
      <w:r w:rsidRPr="00773645">
        <w:rPr>
          <w:rFonts w:ascii="Times New Roman" w:hAnsi="Times New Roman"/>
          <w:shd w:val="clear" w:color="auto" w:fill="FFFFFF"/>
        </w:rPr>
        <w:t>483.</w:t>
      </w:r>
      <w:bookmarkEnd w:id="22"/>
      <w:r w:rsidRPr="00773645">
        <w:rPr>
          <w:rFonts w:ascii="Times New Roman" w:hAnsi="Times New Roman"/>
          <w:shd w:val="clear" w:color="auto" w:fill="FFFFFF"/>
        </w:rPr>
        <w:t xml:space="preserve"> </w:t>
      </w:r>
      <w:bookmarkStart w:id="24" w:name="_Ref488926844"/>
    </w:p>
    <w:p w14:paraId="0197D8DE" w14:textId="77777777" w:rsidR="001E50C3" w:rsidRPr="00773645" w:rsidRDefault="001E50C3" w:rsidP="001E50C3">
      <w:pPr>
        <w:pStyle w:val="CM41"/>
        <w:shd w:val="clear" w:color="auto" w:fill="FFFFFF" w:themeFill="background1"/>
        <w:tabs>
          <w:tab w:val="left" w:pos="720"/>
        </w:tabs>
        <w:rPr>
          <w:rFonts w:ascii="Times New Roman" w:hAnsi="Times New Roman"/>
          <w:shd w:val="clear" w:color="auto" w:fill="FFFFFF" w:themeFill="background1"/>
        </w:rPr>
      </w:pPr>
    </w:p>
    <w:p w14:paraId="4CF0BA6A" w14:textId="77777777" w:rsidR="001E50C3" w:rsidRPr="00773645" w:rsidRDefault="00627F5A" w:rsidP="001E50C3">
      <w:pPr>
        <w:pStyle w:val="CM41"/>
        <w:shd w:val="clear" w:color="auto" w:fill="FFFFFF" w:themeFill="background1"/>
        <w:tabs>
          <w:tab w:val="left" w:pos="720"/>
        </w:tabs>
        <w:rPr>
          <w:rFonts w:ascii="Times New Roman" w:hAnsi="Times New Roman"/>
        </w:rPr>
      </w:pPr>
      <w:proofErr w:type="spellStart"/>
      <w:r w:rsidRPr="00773645">
        <w:rPr>
          <w:rFonts w:ascii="Times New Roman" w:hAnsi="Times New Roman"/>
          <w:shd w:val="clear" w:color="auto" w:fill="FFFFFF" w:themeFill="background1"/>
        </w:rPr>
        <w:t>Ungemah</w:t>
      </w:r>
      <w:proofErr w:type="spellEnd"/>
      <w:r w:rsidRPr="00773645">
        <w:rPr>
          <w:rFonts w:ascii="Times New Roman" w:hAnsi="Times New Roman"/>
          <w:shd w:val="clear" w:color="auto" w:fill="FFFFFF" w:themeFill="background1"/>
        </w:rPr>
        <w:t>, D.H.</w:t>
      </w:r>
      <w:r w:rsidR="00F86CC8" w:rsidRPr="00773645">
        <w:rPr>
          <w:rFonts w:ascii="Times New Roman" w:hAnsi="Times New Roman"/>
          <w:shd w:val="clear" w:color="auto" w:fill="FFFFFF" w:themeFill="background1"/>
        </w:rPr>
        <w:t>, 2010.</w:t>
      </w:r>
      <w:r w:rsidRPr="00773645">
        <w:rPr>
          <w:rFonts w:ascii="Times New Roman" w:hAnsi="Times New Roman"/>
          <w:shd w:val="clear" w:color="auto" w:fill="FFFFFF" w:themeFill="background1"/>
        </w:rPr>
        <w:t xml:space="preserve"> Pricing of New Facilities: Fairness and Equity Impacts of Tolling in Austin. </w:t>
      </w:r>
      <w:r w:rsidRPr="00773645">
        <w:rPr>
          <w:rFonts w:ascii="Times New Roman" w:hAnsi="Times New Roman"/>
          <w:iCs/>
          <w:shd w:val="clear" w:color="auto" w:fill="FFFFFF" w:themeFill="background1"/>
        </w:rPr>
        <w:t>Transp</w:t>
      </w:r>
      <w:r w:rsidR="00F86CC8" w:rsidRPr="00773645">
        <w:rPr>
          <w:rFonts w:ascii="Times New Roman" w:hAnsi="Times New Roman"/>
          <w:iCs/>
          <w:shd w:val="clear" w:color="auto" w:fill="FFFFFF" w:themeFill="background1"/>
        </w:rPr>
        <w:t>.</w:t>
      </w:r>
      <w:r w:rsidRPr="00773645">
        <w:rPr>
          <w:rFonts w:ascii="Times New Roman" w:hAnsi="Times New Roman"/>
          <w:iCs/>
          <w:shd w:val="clear" w:color="auto" w:fill="FFFFFF" w:themeFill="background1"/>
        </w:rPr>
        <w:t xml:space="preserve"> Res</w:t>
      </w:r>
      <w:r w:rsidR="00F86CC8" w:rsidRPr="00773645">
        <w:rPr>
          <w:rFonts w:ascii="Times New Roman" w:hAnsi="Times New Roman"/>
          <w:iCs/>
          <w:shd w:val="clear" w:color="auto" w:fill="FFFFFF" w:themeFill="background1"/>
        </w:rPr>
        <w:t>.</w:t>
      </w:r>
      <w:r w:rsidRPr="00773645">
        <w:rPr>
          <w:rFonts w:ascii="Times New Roman" w:hAnsi="Times New Roman"/>
          <w:iCs/>
          <w:shd w:val="clear" w:color="auto" w:fill="FFFFFF" w:themeFill="background1"/>
        </w:rPr>
        <w:t xml:space="preserve"> Board 89th Annual Meeting</w:t>
      </w:r>
      <w:r w:rsidRPr="00773645">
        <w:rPr>
          <w:rStyle w:val="apple-converted-space"/>
          <w:rFonts w:ascii="Times New Roman" w:hAnsi="Times New Roman"/>
          <w:shd w:val="clear" w:color="auto" w:fill="FFFFFF" w:themeFill="background1"/>
        </w:rPr>
        <w:t>,</w:t>
      </w:r>
      <w:r w:rsidR="00F86CC8" w:rsidRPr="00773645">
        <w:rPr>
          <w:rFonts w:ascii="Times New Roman" w:hAnsi="Times New Roman"/>
          <w:shd w:val="clear" w:color="auto" w:fill="FFFFFF" w:themeFill="background1"/>
        </w:rPr>
        <w:t xml:space="preserve"> </w:t>
      </w:r>
      <w:r w:rsidRPr="00773645">
        <w:rPr>
          <w:rFonts w:ascii="Times New Roman" w:hAnsi="Times New Roman"/>
          <w:shd w:val="clear" w:color="auto" w:fill="FFFFFF" w:themeFill="background1"/>
        </w:rPr>
        <w:t>10-3152.</w:t>
      </w:r>
      <w:bookmarkStart w:id="25" w:name="_Ref487647413"/>
      <w:bookmarkEnd w:id="23"/>
      <w:bookmarkEnd w:id="24"/>
    </w:p>
    <w:p w14:paraId="03B31FBD" w14:textId="77777777" w:rsidR="001E50C3" w:rsidRPr="00773645" w:rsidRDefault="001E50C3" w:rsidP="001E50C3">
      <w:pPr>
        <w:pStyle w:val="CM41"/>
        <w:shd w:val="clear" w:color="auto" w:fill="FFFFFF" w:themeFill="background1"/>
        <w:tabs>
          <w:tab w:val="left" w:pos="720"/>
        </w:tabs>
        <w:rPr>
          <w:rFonts w:ascii="Times New Roman" w:hAnsi="Times New Roman"/>
        </w:rPr>
      </w:pPr>
    </w:p>
    <w:p w14:paraId="543E9F1D" w14:textId="77777777" w:rsidR="001E50C3" w:rsidRPr="00773645" w:rsidRDefault="00C10556" w:rsidP="001E50C3">
      <w:pPr>
        <w:pStyle w:val="CM41"/>
        <w:shd w:val="clear" w:color="auto" w:fill="FFFFFF" w:themeFill="background1"/>
        <w:tabs>
          <w:tab w:val="left" w:pos="720"/>
        </w:tabs>
        <w:rPr>
          <w:rFonts w:ascii="Times New Roman" w:hAnsi="Times New Roman"/>
        </w:rPr>
      </w:pPr>
      <w:r w:rsidRPr="00773645">
        <w:rPr>
          <w:rFonts w:ascii="Times New Roman" w:hAnsi="Times New Roman"/>
        </w:rPr>
        <w:t>Finance, H.</w:t>
      </w:r>
      <w:r w:rsidR="00F86CC8" w:rsidRPr="00773645">
        <w:rPr>
          <w:rFonts w:ascii="Times New Roman" w:hAnsi="Times New Roman"/>
        </w:rPr>
        <w:t>, 2006.</w:t>
      </w:r>
      <w:r w:rsidRPr="00773645">
        <w:rPr>
          <w:rFonts w:ascii="Times New Roman" w:hAnsi="Times New Roman"/>
        </w:rPr>
        <w:t xml:space="preserve"> Stated Expanding Use of Tolling Illustrates Diverse Challenges and Strategies. GAO-06554. Government Accountability Office, Washington, DC</w:t>
      </w:r>
      <w:r w:rsidR="00F86CC8" w:rsidRPr="00773645">
        <w:rPr>
          <w:rFonts w:ascii="Times New Roman" w:hAnsi="Times New Roman"/>
        </w:rPr>
        <w:t>.</w:t>
      </w:r>
      <w:bookmarkStart w:id="26" w:name="_Ref489307677"/>
      <w:bookmarkEnd w:id="25"/>
    </w:p>
    <w:p w14:paraId="76F2EC64" w14:textId="77777777" w:rsidR="001E50C3" w:rsidRPr="00773645" w:rsidRDefault="001E50C3" w:rsidP="001E50C3">
      <w:pPr>
        <w:pStyle w:val="CM41"/>
        <w:shd w:val="clear" w:color="auto" w:fill="FFFFFF" w:themeFill="background1"/>
        <w:tabs>
          <w:tab w:val="left" w:pos="720"/>
        </w:tabs>
        <w:rPr>
          <w:rFonts w:ascii="Times New Roman" w:hAnsi="Times New Roman"/>
        </w:rPr>
      </w:pPr>
    </w:p>
    <w:p w14:paraId="216B5E91" w14:textId="753B5346" w:rsidR="001E50C3" w:rsidRPr="00773645" w:rsidRDefault="00C10556" w:rsidP="001E50C3">
      <w:pPr>
        <w:pStyle w:val="CM41"/>
        <w:shd w:val="clear" w:color="auto" w:fill="FFFFFF" w:themeFill="background1"/>
        <w:tabs>
          <w:tab w:val="left" w:pos="720"/>
        </w:tabs>
        <w:rPr>
          <w:rFonts w:ascii="Times New Roman" w:hAnsi="Times New Roman"/>
        </w:rPr>
      </w:pPr>
      <w:r w:rsidRPr="00773645">
        <w:rPr>
          <w:rFonts w:ascii="Times New Roman" w:hAnsi="Times New Roman"/>
        </w:rPr>
        <w:t xml:space="preserve">Gilroy, L., </w:t>
      </w:r>
      <w:proofErr w:type="spellStart"/>
      <w:r w:rsidRPr="00773645">
        <w:rPr>
          <w:rFonts w:ascii="Times New Roman" w:hAnsi="Times New Roman"/>
        </w:rPr>
        <w:t>Aloyts</w:t>
      </w:r>
      <w:proofErr w:type="spellEnd"/>
      <w:r w:rsidRPr="00773645">
        <w:rPr>
          <w:rFonts w:ascii="Times New Roman" w:hAnsi="Times New Roman"/>
        </w:rPr>
        <w:t>, D.</w:t>
      </w:r>
      <w:r w:rsidR="00F86CC8" w:rsidRPr="00773645">
        <w:rPr>
          <w:rFonts w:ascii="Times New Roman" w:hAnsi="Times New Roman"/>
        </w:rPr>
        <w:t>, 2013.</w:t>
      </w:r>
      <w:r w:rsidRPr="00773645">
        <w:rPr>
          <w:rStyle w:val="apple-converted-space"/>
          <w:rFonts w:ascii="Times New Roman" w:hAnsi="Times New Roman"/>
        </w:rPr>
        <w:t> </w:t>
      </w:r>
      <w:r w:rsidRPr="00773645">
        <w:rPr>
          <w:rFonts w:ascii="Times New Roman" w:hAnsi="Times New Roman"/>
          <w:iCs/>
        </w:rPr>
        <w:t>Leasing the Indiana Toll Road: Reviewing the First Six Years Under Private Operation</w:t>
      </w:r>
      <w:r w:rsidR="00F86CC8" w:rsidRPr="00773645">
        <w:rPr>
          <w:rStyle w:val="apple-converted-space"/>
          <w:rFonts w:ascii="Times New Roman" w:hAnsi="Times New Roman"/>
        </w:rPr>
        <w:t>. Reason Foundation.</w:t>
      </w:r>
      <w:r w:rsidRPr="00773645">
        <w:rPr>
          <w:rStyle w:val="apple-converted-space"/>
          <w:rFonts w:ascii="Times New Roman" w:hAnsi="Times New Roman"/>
        </w:rPr>
        <w:t xml:space="preserve"> </w:t>
      </w:r>
      <w:r w:rsidRPr="00773645">
        <w:rPr>
          <w:rFonts w:ascii="Times New Roman" w:hAnsi="Times New Roman"/>
        </w:rPr>
        <w:t>Policy Brief No.108.</w:t>
      </w:r>
      <w:bookmarkStart w:id="27" w:name="_Ref488926238"/>
      <w:bookmarkEnd w:id="26"/>
    </w:p>
    <w:p w14:paraId="30046B5F" w14:textId="77777777" w:rsidR="006F7F47" w:rsidRPr="00773645" w:rsidRDefault="006F7F47" w:rsidP="006F7F47">
      <w:pPr>
        <w:pStyle w:val="CM41"/>
        <w:shd w:val="clear" w:color="auto" w:fill="FFFFFF" w:themeFill="background1"/>
        <w:tabs>
          <w:tab w:val="left" w:pos="720"/>
        </w:tabs>
        <w:rPr>
          <w:rFonts w:ascii="Times New Roman" w:hAnsi="Times New Roman"/>
        </w:rPr>
      </w:pPr>
    </w:p>
    <w:p w14:paraId="2479977D" w14:textId="42F444E9" w:rsidR="006F7F47" w:rsidRPr="00773645" w:rsidRDefault="00627F5A" w:rsidP="006F7F47">
      <w:pPr>
        <w:pStyle w:val="CM41"/>
        <w:shd w:val="clear" w:color="auto" w:fill="FFFFFF" w:themeFill="background1"/>
        <w:tabs>
          <w:tab w:val="left" w:pos="720"/>
        </w:tabs>
        <w:rPr>
          <w:rFonts w:ascii="Times New Roman" w:hAnsi="Times New Roman"/>
        </w:rPr>
      </w:pPr>
      <w:proofErr w:type="spellStart"/>
      <w:r w:rsidRPr="00773645">
        <w:rPr>
          <w:rFonts w:ascii="Times New Roman" w:hAnsi="Times New Roman"/>
        </w:rPr>
        <w:t>Glaister</w:t>
      </w:r>
      <w:proofErr w:type="spellEnd"/>
      <w:r w:rsidRPr="00773645">
        <w:rPr>
          <w:rFonts w:ascii="Times New Roman" w:hAnsi="Times New Roman"/>
        </w:rPr>
        <w:t>, S. Fundamentals of Transportation Economics, Basil Blackwell, Oxford, England, 198.</w:t>
      </w:r>
      <w:bookmarkStart w:id="28" w:name="_Ref488926268"/>
      <w:bookmarkEnd w:id="27"/>
    </w:p>
    <w:p w14:paraId="391D3A29"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themeFill="background1"/>
        </w:rPr>
      </w:pPr>
    </w:p>
    <w:p w14:paraId="385CDBF5" w14:textId="228DE880" w:rsidR="00627F5A" w:rsidRPr="00773645" w:rsidRDefault="008C5634" w:rsidP="006F7F47">
      <w:pPr>
        <w:pStyle w:val="CM41"/>
        <w:shd w:val="clear" w:color="auto" w:fill="FFFFFF" w:themeFill="background1"/>
        <w:tabs>
          <w:tab w:val="left" w:pos="720"/>
        </w:tabs>
        <w:rPr>
          <w:rFonts w:ascii="Times New Roman" w:hAnsi="Times New Roman"/>
        </w:rPr>
      </w:pPr>
      <w:r w:rsidRPr="00773645">
        <w:rPr>
          <w:rFonts w:ascii="Times New Roman" w:hAnsi="Times New Roman"/>
          <w:shd w:val="clear" w:color="auto" w:fill="FFFFFF" w:themeFill="background1"/>
        </w:rPr>
        <w:t xml:space="preserve">Steer Davies </w:t>
      </w:r>
      <w:proofErr w:type="spellStart"/>
      <w:r w:rsidR="00627F5A" w:rsidRPr="00773645">
        <w:rPr>
          <w:rFonts w:ascii="Times New Roman" w:hAnsi="Times New Roman"/>
          <w:shd w:val="clear" w:color="auto" w:fill="FFFFFF" w:themeFill="background1"/>
        </w:rPr>
        <w:t>Gleave</w:t>
      </w:r>
      <w:proofErr w:type="spellEnd"/>
      <w:r w:rsidR="00627F5A" w:rsidRPr="00773645">
        <w:rPr>
          <w:rFonts w:ascii="Times New Roman" w:hAnsi="Times New Roman"/>
          <w:shd w:val="clear" w:color="auto" w:fill="FFFFFF" w:themeFill="background1"/>
        </w:rPr>
        <w:t>.</w:t>
      </w:r>
      <w:r w:rsidR="00F86CC8" w:rsidRPr="00773645">
        <w:rPr>
          <w:rFonts w:ascii="Times New Roman" w:hAnsi="Times New Roman"/>
          <w:shd w:val="clear" w:color="auto" w:fill="FFFFFF" w:themeFill="background1"/>
        </w:rPr>
        <w:t>, 2013.</w:t>
      </w:r>
      <w:r w:rsidR="00627F5A" w:rsidRPr="00773645">
        <w:rPr>
          <w:rFonts w:ascii="Times New Roman" w:hAnsi="Times New Roman"/>
          <w:shd w:val="clear" w:color="auto" w:fill="FFFFFF" w:themeFill="background1"/>
        </w:rPr>
        <w:t xml:space="preserve"> Louisville-Southern Indiana Ohio River Bridges Traffic &amp; Revenue Study. Final report. </w:t>
      </w:r>
      <w:hyperlink r:id="rId31" w:tgtFrame="_blank" w:history="1">
        <w:r w:rsidR="00627F5A" w:rsidRPr="00773645">
          <w:rPr>
            <w:rFonts w:ascii="Times New Roman" w:hAnsi="Times New Roman"/>
            <w:shd w:val="clear" w:color="auto" w:fill="FFFFFF" w:themeFill="background1"/>
          </w:rPr>
          <w:t>http://updates.kyinbridges.com/wp-content/uploads/2013/08/Traffic-Revenue-Study-8-30-13.pdf</w:t>
        </w:r>
      </w:hyperlink>
      <w:r w:rsidR="00627F5A" w:rsidRPr="00773645">
        <w:rPr>
          <w:rFonts w:ascii="Times New Roman" w:hAnsi="Times New Roman"/>
          <w:shd w:val="clear" w:color="auto" w:fill="FFFFFF" w:themeFill="background1"/>
        </w:rPr>
        <w:t>. Accessed Aug. 15, 2014</w:t>
      </w:r>
      <w:r w:rsidR="00627F5A" w:rsidRPr="00773645">
        <w:rPr>
          <w:rFonts w:ascii="Times New Roman" w:hAnsi="Times New Roman"/>
        </w:rPr>
        <w:t>.</w:t>
      </w:r>
      <w:bookmarkEnd w:id="28"/>
    </w:p>
    <w:p w14:paraId="65FA8761"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themeFill="background1"/>
        </w:rPr>
      </w:pPr>
      <w:bookmarkStart w:id="29" w:name="_Ref488927053"/>
    </w:p>
    <w:p w14:paraId="6DE9238B" w14:textId="173906F8" w:rsidR="00627F5A" w:rsidRPr="00773645" w:rsidRDefault="00627F5A" w:rsidP="006F7F47">
      <w:pPr>
        <w:pStyle w:val="CM41"/>
        <w:shd w:val="clear" w:color="auto" w:fill="FFFFFF" w:themeFill="background1"/>
        <w:tabs>
          <w:tab w:val="left" w:pos="720"/>
        </w:tabs>
        <w:rPr>
          <w:rFonts w:ascii="Times New Roman" w:hAnsi="Times New Roman"/>
        </w:rPr>
      </w:pPr>
      <w:r w:rsidRPr="00773645">
        <w:rPr>
          <w:rFonts w:ascii="Times New Roman" w:hAnsi="Times New Roman"/>
          <w:shd w:val="clear" w:color="auto" w:fill="FFFFFF" w:themeFill="background1"/>
        </w:rPr>
        <w:t>Goh, M.</w:t>
      </w:r>
      <w:r w:rsidR="00F86CC8" w:rsidRPr="00773645">
        <w:rPr>
          <w:rFonts w:ascii="Times New Roman" w:hAnsi="Times New Roman"/>
          <w:shd w:val="clear" w:color="auto" w:fill="FFFFFF" w:themeFill="background1"/>
        </w:rPr>
        <w:t>, 2002.</w:t>
      </w:r>
      <w:r w:rsidRPr="00773645">
        <w:rPr>
          <w:rFonts w:ascii="Times New Roman" w:hAnsi="Times New Roman"/>
          <w:shd w:val="clear" w:color="auto" w:fill="FFFFFF" w:themeFill="background1"/>
        </w:rPr>
        <w:t xml:space="preserve"> Congestion management and electronic road pricing in Singapore.</w:t>
      </w:r>
      <w:r w:rsidRPr="00773645">
        <w:rPr>
          <w:rStyle w:val="apple-converted-space"/>
          <w:rFonts w:ascii="Times New Roman" w:hAnsi="Times New Roman"/>
          <w:shd w:val="clear" w:color="auto" w:fill="FFFFFF" w:themeFill="background1"/>
        </w:rPr>
        <w:t> </w:t>
      </w:r>
      <w:r w:rsidRPr="00773645">
        <w:rPr>
          <w:rFonts w:ascii="Times New Roman" w:hAnsi="Times New Roman"/>
          <w:iCs/>
          <w:shd w:val="clear" w:color="auto" w:fill="FFFFFF" w:themeFill="background1"/>
        </w:rPr>
        <w:t>J</w:t>
      </w:r>
      <w:r w:rsidR="00F86CC8" w:rsidRPr="00773645">
        <w:rPr>
          <w:rFonts w:ascii="Times New Roman" w:hAnsi="Times New Roman"/>
          <w:iCs/>
          <w:shd w:val="clear" w:color="auto" w:fill="FFFFFF" w:themeFill="background1"/>
        </w:rPr>
        <w:t>.</w:t>
      </w:r>
      <w:r w:rsidRPr="00773645">
        <w:rPr>
          <w:rFonts w:ascii="Times New Roman" w:hAnsi="Times New Roman"/>
          <w:iCs/>
          <w:shd w:val="clear" w:color="auto" w:fill="FFFFFF" w:themeFill="background1"/>
        </w:rPr>
        <w:t xml:space="preserve"> Transp</w:t>
      </w:r>
      <w:r w:rsidR="00F86CC8" w:rsidRPr="00773645">
        <w:rPr>
          <w:rFonts w:ascii="Times New Roman" w:hAnsi="Times New Roman"/>
          <w:iCs/>
          <w:shd w:val="clear" w:color="auto" w:fill="FFFFFF" w:themeFill="background1"/>
        </w:rPr>
        <w:t>.</w:t>
      </w:r>
      <w:r w:rsidRPr="00773645">
        <w:rPr>
          <w:rFonts w:ascii="Times New Roman" w:hAnsi="Times New Roman"/>
          <w:iCs/>
          <w:shd w:val="clear" w:color="auto" w:fill="FFFFFF" w:themeFill="background1"/>
        </w:rPr>
        <w:t xml:space="preserve"> Geo</w:t>
      </w:r>
      <w:r w:rsidR="00F86CC8" w:rsidRPr="00773645">
        <w:rPr>
          <w:rFonts w:ascii="Times New Roman" w:hAnsi="Times New Roman"/>
          <w:iCs/>
          <w:shd w:val="clear" w:color="auto" w:fill="FFFFFF" w:themeFill="background1"/>
        </w:rPr>
        <w:t>.</w:t>
      </w:r>
      <w:r w:rsidRPr="00773645">
        <w:rPr>
          <w:rStyle w:val="apple-converted-space"/>
          <w:rFonts w:ascii="Times New Roman" w:hAnsi="Times New Roman"/>
          <w:shd w:val="clear" w:color="auto" w:fill="FFFFFF" w:themeFill="background1"/>
        </w:rPr>
        <w:t> </w:t>
      </w:r>
      <w:r w:rsidRPr="00773645">
        <w:rPr>
          <w:rFonts w:ascii="Times New Roman" w:hAnsi="Times New Roman"/>
          <w:iCs/>
          <w:shd w:val="clear" w:color="auto" w:fill="FFFFFF" w:themeFill="background1"/>
        </w:rPr>
        <w:t>10</w:t>
      </w:r>
      <w:r w:rsidR="00F86CC8" w:rsidRPr="00773645">
        <w:rPr>
          <w:rFonts w:ascii="Times New Roman" w:hAnsi="Times New Roman"/>
          <w:iCs/>
          <w:shd w:val="clear" w:color="auto" w:fill="FFFFFF" w:themeFill="background1"/>
        </w:rPr>
        <w:t>(1),</w:t>
      </w:r>
      <w:r w:rsidRPr="00773645">
        <w:rPr>
          <w:rFonts w:ascii="Times New Roman" w:hAnsi="Times New Roman"/>
          <w:shd w:val="clear" w:color="auto" w:fill="FFFFFF" w:themeFill="background1"/>
        </w:rPr>
        <w:t xml:space="preserve"> 29</w:t>
      </w:r>
      <w:r w:rsidR="00773645" w:rsidRPr="00773645">
        <w:rPr>
          <w:rFonts w:ascii="Times New Roman" w:hAnsi="Times New Roman"/>
          <w:shd w:val="clear" w:color="auto" w:fill="FFFFFF" w:themeFill="background1"/>
        </w:rPr>
        <w:t>–</w:t>
      </w:r>
      <w:r w:rsidRPr="00773645">
        <w:rPr>
          <w:rFonts w:ascii="Times New Roman" w:hAnsi="Times New Roman"/>
          <w:shd w:val="clear" w:color="auto" w:fill="FFFFFF" w:themeFill="background1"/>
        </w:rPr>
        <w:t>38.</w:t>
      </w:r>
      <w:bookmarkEnd w:id="29"/>
    </w:p>
    <w:p w14:paraId="6C4998E4"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rPr>
      </w:pPr>
    </w:p>
    <w:p w14:paraId="112A4957" w14:textId="7AD6EE1A" w:rsidR="006F7F47" w:rsidRPr="00773645" w:rsidRDefault="000F5DAA" w:rsidP="006F7F47">
      <w:pPr>
        <w:pStyle w:val="CM41"/>
        <w:shd w:val="clear" w:color="auto" w:fill="FFFFFF" w:themeFill="background1"/>
        <w:tabs>
          <w:tab w:val="left" w:pos="720"/>
        </w:tabs>
        <w:rPr>
          <w:rFonts w:ascii="Times New Roman" w:hAnsi="Times New Roman"/>
          <w:shd w:val="clear" w:color="auto" w:fill="FFFFFF"/>
        </w:rPr>
      </w:pPr>
      <w:r w:rsidRPr="00773645">
        <w:rPr>
          <w:rFonts w:ascii="Times New Roman" w:hAnsi="Times New Roman"/>
          <w:shd w:val="clear" w:color="auto" w:fill="FFFFFF"/>
        </w:rPr>
        <w:t xml:space="preserve">Gupta, S., </w:t>
      </w:r>
      <w:proofErr w:type="spellStart"/>
      <w:r w:rsidRPr="00773645">
        <w:rPr>
          <w:rFonts w:ascii="Times New Roman" w:hAnsi="Times New Roman"/>
          <w:shd w:val="clear" w:color="auto" w:fill="FFFFFF"/>
        </w:rPr>
        <w:t>Kalmanje</w:t>
      </w:r>
      <w:proofErr w:type="spellEnd"/>
      <w:r w:rsidRPr="00773645">
        <w:rPr>
          <w:rFonts w:ascii="Times New Roman" w:hAnsi="Times New Roman"/>
          <w:shd w:val="clear" w:color="auto" w:fill="FFFFFF"/>
        </w:rPr>
        <w:t xml:space="preserve">, S., </w:t>
      </w:r>
      <w:proofErr w:type="spellStart"/>
      <w:r w:rsidRPr="00773645">
        <w:rPr>
          <w:rFonts w:ascii="Times New Roman" w:hAnsi="Times New Roman"/>
          <w:shd w:val="clear" w:color="auto" w:fill="FFFFFF"/>
        </w:rPr>
        <w:t>Kockelman</w:t>
      </w:r>
      <w:proofErr w:type="spellEnd"/>
      <w:r w:rsidRPr="00773645">
        <w:rPr>
          <w:rFonts w:ascii="Times New Roman" w:hAnsi="Times New Roman"/>
          <w:shd w:val="clear" w:color="auto" w:fill="FFFFFF"/>
        </w:rPr>
        <w:t>, K.M.</w:t>
      </w:r>
      <w:r w:rsidR="00F86CC8" w:rsidRPr="00773645">
        <w:rPr>
          <w:rFonts w:ascii="Times New Roman" w:hAnsi="Times New Roman"/>
          <w:shd w:val="clear" w:color="auto" w:fill="FFFFFF"/>
        </w:rPr>
        <w:t>, 2006.</w:t>
      </w:r>
      <w:r w:rsidRPr="00773645">
        <w:rPr>
          <w:rFonts w:ascii="Times New Roman" w:hAnsi="Times New Roman"/>
          <w:shd w:val="clear" w:color="auto" w:fill="FFFFFF"/>
        </w:rPr>
        <w:t xml:space="preserve"> Road pricing simulations: traffic, land use and welfare impacts for Austin, Texas.</w:t>
      </w:r>
      <w:r w:rsidR="00F86CC8" w:rsidRPr="00773645">
        <w:rPr>
          <w:rFonts w:ascii="Times New Roman" w:hAnsi="Times New Roman"/>
          <w:shd w:val="clear" w:color="auto" w:fill="FFFFFF"/>
        </w:rPr>
        <w:t xml:space="preserve"> </w:t>
      </w:r>
      <w:r w:rsidRPr="00773645">
        <w:rPr>
          <w:rFonts w:ascii="Times New Roman" w:hAnsi="Times New Roman"/>
          <w:iCs/>
          <w:shd w:val="clear" w:color="auto" w:fill="FFFFFF"/>
        </w:rPr>
        <w:t>Transp</w:t>
      </w:r>
      <w:r w:rsidR="00F86CC8" w:rsidRPr="00773645">
        <w:rPr>
          <w:rFonts w:ascii="Times New Roman" w:hAnsi="Times New Roman"/>
          <w:iCs/>
          <w:shd w:val="clear" w:color="auto" w:fill="FFFFFF"/>
        </w:rPr>
        <w:t>.</w:t>
      </w:r>
      <w:r w:rsidRPr="00773645">
        <w:rPr>
          <w:rFonts w:ascii="Times New Roman" w:hAnsi="Times New Roman"/>
          <w:iCs/>
          <w:shd w:val="clear" w:color="auto" w:fill="FFFFFF"/>
        </w:rPr>
        <w:t xml:space="preserve"> Planning and Tech</w:t>
      </w:r>
      <w:r w:rsidR="00F86CC8" w:rsidRPr="00773645">
        <w:rPr>
          <w:rFonts w:ascii="Times New Roman" w:hAnsi="Times New Roman"/>
          <w:iCs/>
          <w:shd w:val="clear" w:color="auto" w:fill="FFFFFF"/>
        </w:rPr>
        <w:t>.</w:t>
      </w:r>
      <w:r w:rsidRPr="00773645">
        <w:rPr>
          <w:rStyle w:val="apple-converted-space"/>
          <w:rFonts w:ascii="Times New Roman" w:hAnsi="Times New Roman"/>
          <w:shd w:val="clear" w:color="auto" w:fill="FFFFFF"/>
        </w:rPr>
        <w:t xml:space="preserve"> 29</w:t>
      </w:r>
      <w:r w:rsidR="00F86CC8" w:rsidRPr="00773645">
        <w:rPr>
          <w:rStyle w:val="apple-converted-space"/>
          <w:rFonts w:ascii="Times New Roman" w:hAnsi="Times New Roman"/>
          <w:shd w:val="clear" w:color="auto" w:fill="FFFFFF"/>
        </w:rPr>
        <w:t xml:space="preserve">(1), </w:t>
      </w:r>
      <w:r w:rsidRPr="00773645">
        <w:rPr>
          <w:rFonts w:ascii="Times New Roman" w:hAnsi="Times New Roman"/>
          <w:shd w:val="clear" w:color="auto" w:fill="FFFFFF"/>
        </w:rPr>
        <w:t>1</w:t>
      </w:r>
      <w:r w:rsidR="00773645" w:rsidRPr="00773645">
        <w:rPr>
          <w:rFonts w:ascii="Times New Roman" w:hAnsi="Times New Roman"/>
          <w:shd w:val="clear" w:color="auto" w:fill="FFFFFF" w:themeFill="background1"/>
        </w:rPr>
        <w:t>–</w:t>
      </w:r>
      <w:r w:rsidRPr="00773645">
        <w:rPr>
          <w:rFonts w:ascii="Times New Roman" w:hAnsi="Times New Roman"/>
          <w:shd w:val="clear" w:color="auto" w:fill="FFFFFF"/>
        </w:rPr>
        <w:t xml:space="preserve">23. </w:t>
      </w:r>
      <w:bookmarkStart w:id="30" w:name="_Ref488926212"/>
      <w:bookmarkEnd w:id="18"/>
    </w:p>
    <w:p w14:paraId="3EBB8C93" w14:textId="77777777" w:rsidR="006F7F47" w:rsidRPr="00773645" w:rsidRDefault="006F7F47" w:rsidP="006F7F47">
      <w:pPr>
        <w:pStyle w:val="CM41"/>
        <w:shd w:val="clear" w:color="auto" w:fill="FFFFFF" w:themeFill="background1"/>
        <w:tabs>
          <w:tab w:val="left" w:pos="720"/>
        </w:tabs>
        <w:rPr>
          <w:rStyle w:val="selectable"/>
          <w:rFonts w:ascii="Times New Roman" w:hAnsi="Times New Roman"/>
          <w:shd w:val="clear" w:color="auto" w:fill="FFFFFF"/>
        </w:rPr>
      </w:pPr>
    </w:p>
    <w:p w14:paraId="19351C8D" w14:textId="663E2657" w:rsidR="006F7F47" w:rsidRPr="00773645" w:rsidRDefault="00627F5A" w:rsidP="006F7F47">
      <w:pPr>
        <w:pStyle w:val="CM41"/>
        <w:shd w:val="clear" w:color="auto" w:fill="FFFFFF" w:themeFill="background1"/>
        <w:tabs>
          <w:tab w:val="left" w:pos="720"/>
        </w:tabs>
        <w:rPr>
          <w:rFonts w:ascii="Times New Roman" w:hAnsi="Times New Roman"/>
          <w:shd w:val="clear" w:color="auto" w:fill="FFFFFF"/>
        </w:rPr>
      </w:pPr>
      <w:r w:rsidRPr="00773645">
        <w:rPr>
          <w:rStyle w:val="selectable"/>
          <w:rFonts w:ascii="Times New Roman" w:hAnsi="Times New Roman"/>
          <w:shd w:val="clear" w:color="auto" w:fill="FFFFFF"/>
        </w:rPr>
        <w:t>Holguín-</w:t>
      </w:r>
      <w:proofErr w:type="spellStart"/>
      <w:r w:rsidRPr="00773645">
        <w:rPr>
          <w:rStyle w:val="selectable"/>
          <w:rFonts w:ascii="Times New Roman" w:hAnsi="Times New Roman"/>
          <w:shd w:val="clear" w:color="auto" w:fill="FFFFFF"/>
        </w:rPr>
        <w:t>Veras</w:t>
      </w:r>
      <w:proofErr w:type="spellEnd"/>
      <w:r w:rsidRPr="00773645">
        <w:rPr>
          <w:rStyle w:val="selectable"/>
          <w:rFonts w:ascii="Times New Roman" w:hAnsi="Times New Roman"/>
          <w:shd w:val="clear" w:color="auto" w:fill="FFFFFF"/>
        </w:rPr>
        <w:t>, J., and Allen, B.</w:t>
      </w:r>
      <w:r w:rsidR="00F86CC8" w:rsidRPr="00773645">
        <w:rPr>
          <w:rStyle w:val="selectable"/>
          <w:rFonts w:ascii="Times New Roman" w:hAnsi="Times New Roman"/>
          <w:shd w:val="clear" w:color="auto" w:fill="FFFFFF"/>
        </w:rPr>
        <w:t xml:space="preserve">, 2013. </w:t>
      </w:r>
      <w:r w:rsidRPr="00773645">
        <w:rPr>
          <w:rStyle w:val="selectable"/>
          <w:rFonts w:ascii="Times New Roman" w:hAnsi="Times New Roman"/>
          <w:shd w:val="clear" w:color="auto" w:fill="FFFFFF"/>
        </w:rPr>
        <w:t>Time of day pricing and its multi-dimensional impacts: A stated preference analysis.</w:t>
      </w:r>
      <w:r w:rsidRPr="00773645">
        <w:rPr>
          <w:rStyle w:val="apple-converted-space"/>
          <w:rFonts w:ascii="Times New Roman" w:hAnsi="Times New Roman"/>
          <w:shd w:val="clear" w:color="auto" w:fill="FFFFFF"/>
        </w:rPr>
        <w:t> </w:t>
      </w:r>
      <w:r w:rsidRPr="00773645">
        <w:rPr>
          <w:rStyle w:val="selectable"/>
          <w:rFonts w:ascii="Times New Roman" w:hAnsi="Times New Roman"/>
          <w:iCs/>
          <w:shd w:val="clear" w:color="auto" w:fill="FFFFFF"/>
        </w:rPr>
        <w:t>Transp</w:t>
      </w:r>
      <w:r w:rsidR="00F86CC8" w:rsidRPr="00773645">
        <w:rPr>
          <w:rStyle w:val="selectable"/>
          <w:rFonts w:ascii="Times New Roman" w:hAnsi="Times New Roman"/>
          <w:iCs/>
          <w:shd w:val="clear" w:color="auto" w:fill="FFFFFF"/>
        </w:rPr>
        <w:t>.</w:t>
      </w:r>
      <w:r w:rsidRPr="00773645">
        <w:rPr>
          <w:rStyle w:val="selectable"/>
          <w:rFonts w:ascii="Times New Roman" w:hAnsi="Times New Roman"/>
          <w:iCs/>
          <w:shd w:val="clear" w:color="auto" w:fill="FFFFFF"/>
        </w:rPr>
        <w:t xml:space="preserve"> Res</w:t>
      </w:r>
      <w:r w:rsidR="00F86CC8" w:rsidRPr="00773645">
        <w:rPr>
          <w:rStyle w:val="selectable"/>
          <w:rFonts w:ascii="Times New Roman" w:hAnsi="Times New Roman"/>
          <w:iCs/>
          <w:shd w:val="clear" w:color="auto" w:fill="FFFFFF"/>
        </w:rPr>
        <w:t>.</w:t>
      </w:r>
      <w:r w:rsidRPr="00773645">
        <w:rPr>
          <w:rStyle w:val="selectable"/>
          <w:rFonts w:ascii="Times New Roman" w:hAnsi="Times New Roman"/>
          <w:iCs/>
          <w:shd w:val="clear" w:color="auto" w:fill="FFFFFF"/>
        </w:rPr>
        <w:t xml:space="preserve"> Part A</w:t>
      </w:r>
      <w:r w:rsidR="00F86CC8" w:rsidRPr="00773645">
        <w:rPr>
          <w:rStyle w:val="selectable"/>
          <w:rFonts w:ascii="Times New Roman" w:hAnsi="Times New Roman"/>
          <w:shd w:val="clear" w:color="auto" w:fill="FFFFFF"/>
        </w:rPr>
        <w:t>.</w:t>
      </w:r>
      <w:r w:rsidRPr="00773645">
        <w:rPr>
          <w:rStyle w:val="selectable"/>
          <w:rFonts w:ascii="Times New Roman" w:hAnsi="Times New Roman"/>
          <w:shd w:val="clear" w:color="auto" w:fill="FFFFFF"/>
        </w:rPr>
        <w:t xml:space="preserve"> 55,</w:t>
      </w:r>
      <w:r w:rsidR="00F86CC8" w:rsidRPr="00773645" w:rsidDel="00F86CC8">
        <w:rPr>
          <w:rStyle w:val="selectable"/>
          <w:rFonts w:ascii="Times New Roman" w:hAnsi="Times New Roman"/>
          <w:shd w:val="clear" w:color="auto" w:fill="FFFFFF"/>
        </w:rPr>
        <w:t xml:space="preserve"> </w:t>
      </w:r>
      <w:r w:rsidRPr="00773645">
        <w:rPr>
          <w:rStyle w:val="selectable"/>
          <w:rFonts w:ascii="Times New Roman" w:hAnsi="Times New Roman"/>
          <w:shd w:val="clear" w:color="auto" w:fill="FFFFFF"/>
        </w:rPr>
        <w:t>12</w:t>
      </w:r>
      <w:r w:rsidR="00773645" w:rsidRPr="00773645">
        <w:rPr>
          <w:rFonts w:ascii="Times New Roman" w:hAnsi="Times New Roman"/>
          <w:shd w:val="clear" w:color="auto" w:fill="FFFFFF" w:themeFill="background1"/>
        </w:rPr>
        <w:t>–</w:t>
      </w:r>
      <w:r w:rsidRPr="00773645">
        <w:rPr>
          <w:rStyle w:val="selectable"/>
          <w:rFonts w:ascii="Times New Roman" w:hAnsi="Times New Roman"/>
          <w:shd w:val="clear" w:color="auto" w:fill="FFFFFF"/>
        </w:rPr>
        <w:t>26.</w:t>
      </w:r>
      <w:r w:rsidR="00F86CC8" w:rsidRPr="00773645">
        <w:rPr>
          <w:rStyle w:val="selectable"/>
          <w:rFonts w:ascii="Times New Roman" w:hAnsi="Times New Roman"/>
          <w:shd w:val="clear" w:color="auto" w:fill="FFFFFF"/>
        </w:rPr>
        <w:t xml:space="preserve"> </w:t>
      </w:r>
      <w:bookmarkStart w:id="31" w:name="_Ref487678297"/>
      <w:bookmarkEnd w:id="30"/>
    </w:p>
    <w:p w14:paraId="2E552834"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rPr>
      </w:pPr>
    </w:p>
    <w:p w14:paraId="5501E882" w14:textId="77777777" w:rsidR="006F7F47" w:rsidRPr="00773645" w:rsidRDefault="00627F5A" w:rsidP="006F7F47">
      <w:pPr>
        <w:pStyle w:val="CM41"/>
        <w:shd w:val="clear" w:color="auto" w:fill="FFFFFF" w:themeFill="background1"/>
        <w:tabs>
          <w:tab w:val="left" w:pos="720"/>
        </w:tabs>
        <w:rPr>
          <w:rFonts w:ascii="Times New Roman" w:hAnsi="Times New Roman"/>
          <w:shd w:val="clear" w:color="auto" w:fill="FFFFFF"/>
        </w:rPr>
      </w:pPr>
      <w:r w:rsidRPr="00773645">
        <w:rPr>
          <w:rFonts w:ascii="Times New Roman" w:hAnsi="Times New Roman"/>
          <w:shd w:val="clear" w:color="auto" w:fill="FFFFFF"/>
        </w:rPr>
        <w:t xml:space="preserve">Indiana's Public Data Utility. http://www.stats.indiana.edu/dms4/commuting.asp. </w:t>
      </w:r>
      <w:r w:rsidRPr="00773645">
        <w:rPr>
          <w:rFonts w:ascii="Times New Roman" w:hAnsi="Times New Roman"/>
        </w:rPr>
        <w:t>Accessed Feb. 15, 2017.</w:t>
      </w:r>
      <w:bookmarkStart w:id="32" w:name="_Ref488927170"/>
      <w:bookmarkStart w:id="33" w:name="_Ref487647217"/>
      <w:bookmarkEnd w:id="31"/>
    </w:p>
    <w:p w14:paraId="53EE78D8" w14:textId="77777777" w:rsidR="006F7F47" w:rsidRPr="00773645" w:rsidRDefault="006F7F47" w:rsidP="006F7F47">
      <w:pPr>
        <w:pStyle w:val="CM41"/>
        <w:shd w:val="clear" w:color="auto" w:fill="FFFFFF" w:themeFill="background1"/>
        <w:tabs>
          <w:tab w:val="left" w:pos="720"/>
        </w:tabs>
        <w:rPr>
          <w:rFonts w:ascii="Times New Roman" w:hAnsi="Times New Roman"/>
        </w:rPr>
      </w:pPr>
    </w:p>
    <w:p w14:paraId="6412FC3F" w14:textId="4B97191D" w:rsidR="006F7F47" w:rsidRPr="00773645" w:rsidRDefault="00627F5A" w:rsidP="006F7F47">
      <w:pPr>
        <w:pStyle w:val="CM41"/>
        <w:shd w:val="clear" w:color="auto" w:fill="FFFFFF" w:themeFill="background1"/>
        <w:tabs>
          <w:tab w:val="left" w:pos="720"/>
        </w:tabs>
        <w:rPr>
          <w:rFonts w:ascii="Times New Roman" w:hAnsi="Times New Roman"/>
          <w:shd w:val="clear" w:color="auto" w:fill="FFFFFF"/>
        </w:rPr>
      </w:pPr>
      <w:proofErr w:type="spellStart"/>
      <w:r w:rsidRPr="00773645">
        <w:rPr>
          <w:rFonts w:ascii="Times New Roman" w:hAnsi="Times New Roman"/>
        </w:rPr>
        <w:t>Issariyanukula</w:t>
      </w:r>
      <w:proofErr w:type="spellEnd"/>
      <w:r w:rsidRPr="00773645">
        <w:rPr>
          <w:rFonts w:ascii="Times New Roman" w:hAnsi="Times New Roman"/>
        </w:rPr>
        <w:t xml:space="preserve">, A., </w:t>
      </w:r>
      <w:proofErr w:type="spellStart"/>
      <w:r w:rsidRPr="00773645">
        <w:rPr>
          <w:rFonts w:ascii="Times New Roman" w:hAnsi="Times New Roman"/>
        </w:rPr>
        <w:t>Labi</w:t>
      </w:r>
      <w:proofErr w:type="spellEnd"/>
      <w:r w:rsidRPr="00773645">
        <w:rPr>
          <w:rFonts w:ascii="Times New Roman" w:hAnsi="Times New Roman"/>
        </w:rPr>
        <w:t>, S</w:t>
      </w:r>
      <w:r w:rsidR="00F86CC8" w:rsidRPr="00773645">
        <w:rPr>
          <w:rFonts w:ascii="Times New Roman" w:hAnsi="Times New Roman"/>
        </w:rPr>
        <w:t>.,</w:t>
      </w:r>
      <w:r w:rsidRPr="00773645">
        <w:rPr>
          <w:rStyle w:val="apple-converted-space"/>
          <w:rFonts w:ascii="Times New Roman" w:hAnsi="Times New Roman"/>
        </w:rPr>
        <w:t> </w:t>
      </w:r>
      <w:r w:rsidR="00F86CC8" w:rsidRPr="00773645">
        <w:rPr>
          <w:rStyle w:val="apple-converted-space"/>
          <w:rFonts w:ascii="Times New Roman" w:hAnsi="Times New Roman"/>
        </w:rPr>
        <w:t xml:space="preserve">2011. </w:t>
      </w:r>
      <w:r w:rsidRPr="00773645">
        <w:rPr>
          <w:rFonts w:ascii="Times New Roman" w:hAnsi="Times New Roman"/>
          <w:iCs/>
        </w:rPr>
        <w:t>Financial and Technical Feasibility of Dynamic Congestion Pricing as a Revenue Generation Source in Indiana: Exploiting the Availability of Real-time Information and Dynamic Pricing Technologies</w:t>
      </w:r>
      <w:r w:rsidRPr="00773645">
        <w:rPr>
          <w:rStyle w:val="apple-converted-space"/>
          <w:rFonts w:ascii="Times New Roman" w:hAnsi="Times New Roman"/>
        </w:rPr>
        <w:t xml:space="preserve">. </w:t>
      </w:r>
      <w:r w:rsidRPr="00773645">
        <w:rPr>
          <w:rFonts w:ascii="Times New Roman" w:hAnsi="Times New Roman"/>
        </w:rPr>
        <w:t>NEXTRANS, Project No 044PY02.</w:t>
      </w:r>
      <w:bookmarkEnd w:id="32"/>
      <w:r w:rsidRPr="00773645">
        <w:rPr>
          <w:rFonts w:ascii="Times New Roman" w:hAnsi="Times New Roman"/>
        </w:rPr>
        <w:t xml:space="preserve"> </w:t>
      </w:r>
      <w:bookmarkEnd w:id="33"/>
    </w:p>
    <w:p w14:paraId="169D23CF" w14:textId="77777777" w:rsidR="006F7F47" w:rsidRPr="00773645" w:rsidRDefault="006F7F47" w:rsidP="006F7F47">
      <w:pPr>
        <w:pStyle w:val="CM41"/>
        <w:shd w:val="clear" w:color="auto" w:fill="FFFFFF" w:themeFill="background1"/>
        <w:tabs>
          <w:tab w:val="left" w:pos="720"/>
        </w:tabs>
        <w:rPr>
          <w:rFonts w:ascii="Times New Roman" w:hAnsi="Times New Roman"/>
        </w:rPr>
      </w:pPr>
    </w:p>
    <w:p w14:paraId="3C16B555" w14:textId="3B30C794" w:rsidR="006F7F47" w:rsidRPr="00773645" w:rsidRDefault="00A55569" w:rsidP="006F7F47">
      <w:pPr>
        <w:pStyle w:val="CM41"/>
        <w:shd w:val="clear" w:color="auto" w:fill="FFFFFF" w:themeFill="background1"/>
        <w:tabs>
          <w:tab w:val="left" w:pos="720"/>
        </w:tabs>
        <w:rPr>
          <w:rFonts w:ascii="Times New Roman" w:hAnsi="Times New Roman"/>
          <w:shd w:val="clear" w:color="auto" w:fill="FFFFFF"/>
        </w:rPr>
      </w:pPr>
      <w:proofErr w:type="spellStart"/>
      <w:r w:rsidRPr="00773645">
        <w:rPr>
          <w:rFonts w:ascii="Times New Roman" w:hAnsi="Times New Roman"/>
        </w:rPr>
        <w:t>Eliasson</w:t>
      </w:r>
      <w:proofErr w:type="spellEnd"/>
      <w:r w:rsidRPr="00773645">
        <w:rPr>
          <w:rFonts w:ascii="Times New Roman" w:hAnsi="Times New Roman"/>
        </w:rPr>
        <w:t>,</w:t>
      </w:r>
      <w:r w:rsidR="007D11EF" w:rsidRPr="00773645">
        <w:rPr>
          <w:rFonts w:ascii="Times New Roman" w:hAnsi="Times New Roman"/>
        </w:rPr>
        <w:t xml:space="preserve"> J., </w:t>
      </w:r>
      <w:proofErr w:type="spellStart"/>
      <w:r w:rsidRPr="00773645">
        <w:rPr>
          <w:rFonts w:ascii="Times New Roman" w:hAnsi="Times New Roman"/>
        </w:rPr>
        <w:t>Mattsson</w:t>
      </w:r>
      <w:proofErr w:type="spellEnd"/>
      <w:r w:rsidR="007D11EF" w:rsidRPr="00773645">
        <w:rPr>
          <w:rFonts w:ascii="Times New Roman" w:hAnsi="Times New Roman"/>
        </w:rPr>
        <w:t>, L. G.,</w:t>
      </w:r>
      <w:r w:rsidR="00F86CC8" w:rsidRPr="00773645">
        <w:rPr>
          <w:rFonts w:ascii="Times New Roman" w:hAnsi="Times New Roman"/>
        </w:rPr>
        <w:t xml:space="preserve"> 2006.</w:t>
      </w:r>
      <w:r w:rsidRPr="00773645">
        <w:rPr>
          <w:rFonts w:ascii="Times New Roman" w:hAnsi="Times New Roman"/>
        </w:rPr>
        <w:t xml:space="preserve"> Equity effects of congesti</w:t>
      </w:r>
      <w:r w:rsidR="00B34F04" w:rsidRPr="00773645">
        <w:rPr>
          <w:rFonts w:ascii="Times New Roman" w:hAnsi="Times New Roman"/>
        </w:rPr>
        <w:t>on pricing.</w:t>
      </w:r>
      <w:r w:rsidRPr="00773645">
        <w:rPr>
          <w:rFonts w:ascii="Times New Roman" w:hAnsi="Times New Roman"/>
        </w:rPr>
        <w:t xml:space="preserve"> Transport. Res. Part A</w:t>
      </w:r>
      <w:r w:rsidR="00F86CC8" w:rsidRPr="00773645">
        <w:rPr>
          <w:rFonts w:ascii="Times New Roman" w:hAnsi="Times New Roman"/>
        </w:rPr>
        <w:t>. 40 (7), 602</w:t>
      </w:r>
      <w:r w:rsidR="00773645" w:rsidRPr="00773645">
        <w:rPr>
          <w:rFonts w:ascii="Times New Roman" w:hAnsi="Times New Roman"/>
          <w:shd w:val="clear" w:color="auto" w:fill="FFFFFF" w:themeFill="background1"/>
        </w:rPr>
        <w:t>–</w:t>
      </w:r>
      <w:r w:rsidR="00F86CC8" w:rsidRPr="00773645">
        <w:rPr>
          <w:rFonts w:ascii="Times New Roman" w:hAnsi="Times New Roman"/>
        </w:rPr>
        <w:t>620.</w:t>
      </w:r>
      <w:r w:rsidRPr="00773645">
        <w:rPr>
          <w:rFonts w:ascii="Times New Roman" w:hAnsi="Times New Roman"/>
        </w:rPr>
        <w:t xml:space="preserve"> </w:t>
      </w:r>
      <w:bookmarkStart w:id="34" w:name="_Ref488927666"/>
      <w:bookmarkStart w:id="35" w:name="_Ref487647544"/>
    </w:p>
    <w:p w14:paraId="66869F8C" w14:textId="77777777" w:rsidR="006F7F47" w:rsidRPr="00773645" w:rsidRDefault="006F7F47" w:rsidP="006F7F47">
      <w:pPr>
        <w:pStyle w:val="CM41"/>
        <w:shd w:val="clear" w:color="auto" w:fill="FFFFFF" w:themeFill="background1"/>
        <w:tabs>
          <w:tab w:val="left" w:pos="720"/>
        </w:tabs>
        <w:rPr>
          <w:rFonts w:ascii="Times New Roman" w:hAnsi="Times New Roman"/>
        </w:rPr>
      </w:pPr>
    </w:p>
    <w:p w14:paraId="20110B56" w14:textId="62130153" w:rsidR="006F7F47" w:rsidRPr="00773645" w:rsidRDefault="00627F5A" w:rsidP="006F7F47">
      <w:pPr>
        <w:pStyle w:val="CM41"/>
        <w:shd w:val="clear" w:color="auto" w:fill="FFFFFF" w:themeFill="background1"/>
        <w:tabs>
          <w:tab w:val="left" w:pos="720"/>
        </w:tabs>
        <w:rPr>
          <w:rFonts w:ascii="Times New Roman" w:hAnsi="Times New Roman"/>
          <w:shd w:val="clear" w:color="auto" w:fill="FFFFFF"/>
        </w:rPr>
      </w:pPr>
      <w:proofErr w:type="spellStart"/>
      <w:r w:rsidRPr="00773645">
        <w:rPr>
          <w:rFonts w:ascii="Times New Roman" w:hAnsi="Times New Roman"/>
        </w:rPr>
        <w:t>Kalmanje</w:t>
      </w:r>
      <w:proofErr w:type="spellEnd"/>
      <w:r w:rsidRPr="00773645">
        <w:rPr>
          <w:rFonts w:ascii="Times New Roman" w:hAnsi="Times New Roman"/>
        </w:rPr>
        <w:t xml:space="preserve">, S., </w:t>
      </w:r>
      <w:proofErr w:type="spellStart"/>
      <w:r w:rsidRPr="00773645">
        <w:rPr>
          <w:rFonts w:ascii="Times New Roman" w:hAnsi="Times New Roman"/>
        </w:rPr>
        <w:t>Kockelman</w:t>
      </w:r>
      <w:proofErr w:type="spellEnd"/>
      <w:r w:rsidRPr="00773645">
        <w:rPr>
          <w:rFonts w:ascii="Times New Roman" w:hAnsi="Times New Roman"/>
        </w:rPr>
        <w:t>, K.</w:t>
      </w:r>
      <w:r w:rsidR="007D11EF" w:rsidRPr="00773645">
        <w:rPr>
          <w:rFonts w:ascii="Times New Roman" w:hAnsi="Times New Roman"/>
        </w:rPr>
        <w:t>, 2004.</w:t>
      </w:r>
      <w:r w:rsidRPr="00773645">
        <w:rPr>
          <w:rFonts w:ascii="Times New Roman" w:hAnsi="Times New Roman"/>
        </w:rPr>
        <w:t xml:space="preserve"> </w:t>
      </w:r>
      <w:r w:rsidRPr="00773645">
        <w:rPr>
          <w:rFonts w:ascii="Times New Roman" w:hAnsi="Times New Roman"/>
          <w:bCs/>
        </w:rPr>
        <w:t>Credit-based congestion pricing: travel, land value, and welfare impacts.</w:t>
      </w:r>
      <w:r w:rsidRPr="00773645">
        <w:rPr>
          <w:rFonts w:ascii="Times New Roman" w:hAnsi="Times New Roman"/>
        </w:rPr>
        <w:t xml:space="preserve"> Transp</w:t>
      </w:r>
      <w:r w:rsidR="007D11EF" w:rsidRPr="00773645">
        <w:rPr>
          <w:rFonts w:ascii="Times New Roman" w:hAnsi="Times New Roman"/>
        </w:rPr>
        <w:t>.</w:t>
      </w:r>
      <w:r w:rsidRPr="00773645">
        <w:rPr>
          <w:rFonts w:ascii="Times New Roman" w:hAnsi="Times New Roman"/>
        </w:rPr>
        <w:t xml:space="preserve"> Res</w:t>
      </w:r>
      <w:r w:rsidR="007D11EF" w:rsidRPr="00773645">
        <w:rPr>
          <w:rFonts w:ascii="Times New Roman" w:hAnsi="Times New Roman"/>
        </w:rPr>
        <w:t>.</w:t>
      </w:r>
      <w:r w:rsidRPr="00773645">
        <w:rPr>
          <w:rFonts w:ascii="Times New Roman" w:hAnsi="Times New Roman"/>
        </w:rPr>
        <w:t xml:space="preserve"> Rec</w:t>
      </w:r>
      <w:r w:rsidR="007D11EF" w:rsidRPr="00773645">
        <w:rPr>
          <w:rFonts w:ascii="Times New Roman" w:hAnsi="Times New Roman"/>
        </w:rPr>
        <w:t>.</w:t>
      </w:r>
      <w:r w:rsidRPr="00773645">
        <w:rPr>
          <w:rFonts w:ascii="Times New Roman" w:hAnsi="Times New Roman"/>
        </w:rPr>
        <w:t xml:space="preserve"> 1864</w:t>
      </w:r>
      <w:r w:rsidR="007D11EF" w:rsidRPr="00773645">
        <w:rPr>
          <w:rFonts w:ascii="Times New Roman" w:hAnsi="Times New Roman"/>
        </w:rPr>
        <w:t>,</w:t>
      </w:r>
      <w:r w:rsidRPr="00773645">
        <w:rPr>
          <w:rFonts w:ascii="Times New Roman" w:hAnsi="Times New Roman"/>
        </w:rPr>
        <w:t xml:space="preserve"> 45–53. </w:t>
      </w:r>
      <w:bookmarkEnd w:id="34"/>
    </w:p>
    <w:p w14:paraId="732DE5D9"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rPr>
      </w:pPr>
    </w:p>
    <w:p w14:paraId="0395231F" w14:textId="77777777" w:rsidR="006F7F47" w:rsidRPr="00773645" w:rsidRDefault="00A03B6A" w:rsidP="006F7F47">
      <w:pPr>
        <w:pStyle w:val="CM41"/>
        <w:shd w:val="clear" w:color="auto" w:fill="FFFFFF" w:themeFill="background1"/>
        <w:tabs>
          <w:tab w:val="left" w:pos="720"/>
        </w:tabs>
        <w:rPr>
          <w:rFonts w:ascii="Times New Roman" w:hAnsi="Times New Roman"/>
          <w:shd w:val="clear" w:color="auto" w:fill="FFFFFF"/>
        </w:rPr>
      </w:pPr>
      <w:proofErr w:type="spellStart"/>
      <w:r w:rsidRPr="00773645">
        <w:rPr>
          <w:rFonts w:ascii="Times New Roman" w:hAnsi="Times New Roman"/>
          <w:shd w:val="clear" w:color="auto" w:fill="FFFFFF"/>
        </w:rPr>
        <w:t>Kickhöfer</w:t>
      </w:r>
      <w:proofErr w:type="spellEnd"/>
      <w:r w:rsidRPr="00773645">
        <w:rPr>
          <w:rFonts w:ascii="Times New Roman" w:hAnsi="Times New Roman"/>
          <w:shd w:val="clear" w:color="auto" w:fill="FFFFFF"/>
        </w:rPr>
        <w:t xml:space="preserve">, B., </w:t>
      </w:r>
      <w:proofErr w:type="spellStart"/>
      <w:r w:rsidRPr="00773645">
        <w:rPr>
          <w:rFonts w:ascii="Times New Roman" w:hAnsi="Times New Roman"/>
          <w:shd w:val="clear" w:color="auto" w:fill="FFFFFF"/>
        </w:rPr>
        <w:t>Zilske</w:t>
      </w:r>
      <w:proofErr w:type="spellEnd"/>
      <w:r w:rsidRPr="00773645">
        <w:rPr>
          <w:rFonts w:ascii="Times New Roman" w:hAnsi="Times New Roman"/>
          <w:shd w:val="clear" w:color="auto" w:fill="FFFFFF"/>
        </w:rPr>
        <w:t>, M., Nagel, K., 2010. Income Dependent Economic Evaluation and Public Acceptance of Road User Charging. Working Paper, TU Berlin.</w:t>
      </w:r>
      <w:bookmarkStart w:id="36" w:name="_Ref488926667"/>
    </w:p>
    <w:p w14:paraId="7436B529"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rPr>
      </w:pPr>
    </w:p>
    <w:p w14:paraId="045D5DBF" w14:textId="22508E29" w:rsidR="006F7F47" w:rsidRPr="00773645" w:rsidRDefault="00627F5A" w:rsidP="006F7F47">
      <w:pPr>
        <w:pStyle w:val="CM41"/>
        <w:shd w:val="clear" w:color="auto" w:fill="FFFFFF" w:themeFill="background1"/>
        <w:tabs>
          <w:tab w:val="left" w:pos="720"/>
        </w:tabs>
        <w:rPr>
          <w:rFonts w:ascii="Times New Roman" w:hAnsi="Times New Roman"/>
          <w:shd w:val="clear" w:color="auto" w:fill="FFFFFF"/>
        </w:rPr>
      </w:pPr>
      <w:r w:rsidRPr="00773645">
        <w:rPr>
          <w:rFonts w:ascii="Times New Roman" w:hAnsi="Times New Roman"/>
          <w:shd w:val="clear" w:color="auto" w:fill="FFFFFF"/>
        </w:rPr>
        <w:t>Kleist, L., Doll, C.</w:t>
      </w:r>
      <w:r w:rsidR="002D2FF0" w:rsidRPr="00773645">
        <w:rPr>
          <w:rFonts w:ascii="Times New Roman" w:hAnsi="Times New Roman"/>
          <w:shd w:val="clear" w:color="auto" w:fill="FFFFFF"/>
        </w:rPr>
        <w:t>, 2005.</w:t>
      </w:r>
      <w:r w:rsidRPr="00773645">
        <w:rPr>
          <w:rFonts w:ascii="Times New Roman" w:hAnsi="Times New Roman"/>
          <w:shd w:val="clear" w:color="auto" w:fill="FFFFFF"/>
        </w:rPr>
        <w:t xml:space="preserve"> Economic and environmental impacts of road tolls for HGVs in Europe.</w:t>
      </w:r>
      <w:r w:rsidRPr="00773645">
        <w:rPr>
          <w:rStyle w:val="apple-converted-space"/>
          <w:rFonts w:ascii="Times New Roman" w:hAnsi="Times New Roman"/>
          <w:shd w:val="clear" w:color="auto" w:fill="FFFFFF"/>
        </w:rPr>
        <w:t> </w:t>
      </w:r>
      <w:r w:rsidRPr="00773645">
        <w:rPr>
          <w:rFonts w:ascii="Times New Roman" w:hAnsi="Times New Roman"/>
          <w:iCs/>
          <w:shd w:val="clear" w:color="auto" w:fill="FFFFFF"/>
        </w:rPr>
        <w:t>Res</w:t>
      </w:r>
      <w:r w:rsidR="002D2FF0" w:rsidRPr="00773645">
        <w:rPr>
          <w:rFonts w:ascii="Times New Roman" w:hAnsi="Times New Roman"/>
          <w:iCs/>
          <w:shd w:val="clear" w:color="auto" w:fill="FFFFFF"/>
        </w:rPr>
        <w:t>.</w:t>
      </w:r>
      <w:r w:rsidRPr="00773645">
        <w:rPr>
          <w:rFonts w:ascii="Times New Roman" w:hAnsi="Times New Roman"/>
          <w:iCs/>
          <w:shd w:val="clear" w:color="auto" w:fill="FFFFFF"/>
        </w:rPr>
        <w:t xml:space="preserve"> </w:t>
      </w:r>
      <w:r w:rsidR="002D2FF0" w:rsidRPr="00773645">
        <w:rPr>
          <w:rFonts w:ascii="Times New Roman" w:hAnsi="Times New Roman"/>
          <w:iCs/>
          <w:shd w:val="clear" w:color="auto" w:fill="FFFFFF"/>
        </w:rPr>
        <w:t xml:space="preserve">in </w:t>
      </w:r>
      <w:r w:rsidRPr="00773645">
        <w:rPr>
          <w:rFonts w:ascii="Times New Roman" w:hAnsi="Times New Roman"/>
          <w:iCs/>
          <w:shd w:val="clear" w:color="auto" w:fill="FFFFFF"/>
        </w:rPr>
        <w:t>Transp</w:t>
      </w:r>
      <w:r w:rsidR="002D2FF0" w:rsidRPr="00773645">
        <w:rPr>
          <w:rFonts w:ascii="Times New Roman" w:hAnsi="Times New Roman"/>
          <w:iCs/>
          <w:shd w:val="clear" w:color="auto" w:fill="FFFFFF"/>
        </w:rPr>
        <w:t>.</w:t>
      </w:r>
      <w:r w:rsidRPr="00773645">
        <w:rPr>
          <w:rFonts w:ascii="Times New Roman" w:hAnsi="Times New Roman"/>
          <w:iCs/>
          <w:shd w:val="clear" w:color="auto" w:fill="FFFFFF"/>
        </w:rPr>
        <w:t xml:space="preserve"> Eco</w:t>
      </w:r>
      <w:r w:rsidR="002D2FF0" w:rsidRPr="00773645">
        <w:rPr>
          <w:rFonts w:ascii="Times New Roman" w:hAnsi="Times New Roman"/>
          <w:iCs/>
          <w:shd w:val="clear" w:color="auto" w:fill="FFFFFF"/>
        </w:rPr>
        <w:t>n</w:t>
      </w:r>
      <w:r w:rsidRPr="00773645">
        <w:rPr>
          <w:rFonts w:ascii="Times New Roman" w:hAnsi="Times New Roman"/>
          <w:shd w:val="clear" w:color="auto" w:fill="FFFFFF"/>
        </w:rPr>
        <w:t>,</w:t>
      </w:r>
      <w:r w:rsidR="002D2FF0" w:rsidRPr="00773645">
        <w:rPr>
          <w:rFonts w:ascii="Times New Roman" w:hAnsi="Times New Roman"/>
          <w:shd w:val="clear" w:color="auto" w:fill="FFFFFF"/>
        </w:rPr>
        <w:t xml:space="preserve"> </w:t>
      </w:r>
      <w:r w:rsidRPr="00773645">
        <w:rPr>
          <w:rFonts w:ascii="Times New Roman" w:hAnsi="Times New Roman"/>
          <w:iCs/>
          <w:shd w:val="clear" w:color="auto" w:fill="FFFFFF"/>
        </w:rPr>
        <w:t>11</w:t>
      </w:r>
      <w:r w:rsidR="002D2FF0" w:rsidRPr="00773645">
        <w:rPr>
          <w:rFonts w:ascii="Times New Roman" w:hAnsi="Times New Roman"/>
          <w:shd w:val="clear" w:color="auto" w:fill="FFFFFF"/>
        </w:rPr>
        <w:t>(</w:t>
      </w:r>
      <w:r w:rsidRPr="00773645">
        <w:rPr>
          <w:rFonts w:ascii="Times New Roman" w:hAnsi="Times New Roman"/>
          <w:shd w:val="clear" w:color="auto" w:fill="FFFFFF"/>
        </w:rPr>
        <w:t>4</w:t>
      </w:r>
      <w:r w:rsidR="002D2FF0" w:rsidRPr="00773645">
        <w:rPr>
          <w:rFonts w:ascii="Times New Roman" w:hAnsi="Times New Roman"/>
          <w:shd w:val="clear" w:color="auto" w:fill="FFFFFF"/>
        </w:rPr>
        <w:t>)</w:t>
      </w:r>
      <w:r w:rsidRPr="00773645">
        <w:rPr>
          <w:rFonts w:ascii="Times New Roman" w:hAnsi="Times New Roman"/>
          <w:shd w:val="clear" w:color="auto" w:fill="FFFFFF"/>
        </w:rPr>
        <w:t>, 153</w:t>
      </w:r>
      <w:r w:rsidR="00773645" w:rsidRPr="00773645">
        <w:rPr>
          <w:rFonts w:ascii="Times New Roman" w:hAnsi="Times New Roman"/>
          <w:shd w:val="clear" w:color="auto" w:fill="FFFFFF" w:themeFill="background1"/>
        </w:rPr>
        <w:t>–</w:t>
      </w:r>
      <w:r w:rsidRPr="00773645">
        <w:rPr>
          <w:rFonts w:ascii="Times New Roman" w:hAnsi="Times New Roman"/>
          <w:shd w:val="clear" w:color="auto" w:fill="FFFFFF"/>
        </w:rPr>
        <w:t xml:space="preserve">192. </w:t>
      </w:r>
      <w:bookmarkStart w:id="37" w:name="_Ref487647582"/>
      <w:bookmarkStart w:id="38" w:name="_Ref488927875"/>
      <w:bookmarkEnd w:id="36"/>
    </w:p>
    <w:p w14:paraId="16C66F56"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themeFill="background1"/>
        </w:rPr>
      </w:pPr>
    </w:p>
    <w:p w14:paraId="451BBF42" w14:textId="07957A15" w:rsidR="006F7F47" w:rsidRPr="00773645" w:rsidRDefault="00627F5A" w:rsidP="006F7F47">
      <w:pPr>
        <w:pStyle w:val="CM41"/>
        <w:shd w:val="clear" w:color="auto" w:fill="FFFFFF" w:themeFill="background1"/>
        <w:tabs>
          <w:tab w:val="left" w:pos="720"/>
        </w:tabs>
        <w:rPr>
          <w:rFonts w:ascii="Times New Roman" w:hAnsi="Times New Roman"/>
          <w:shd w:val="clear" w:color="auto" w:fill="FFFFFF"/>
        </w:rPr>
      </w:pPr>
      <w:proofErr w:type="spellStart"/>
      <w:r w:rsidRPr="00773645">
        <w:rPr>
          <w:rFonts w:ascii="Times New Roman" w:hAnsi="Times New Roman"/>
          <w:shd w:val="clear" w:color="auto" w:fill="FFFFFF" w:themeFill="background1"/>
        </w:rPr>
        <w:t>Kockelman</w:t>
      </w:r>
      <w:proofErr w:type="spellEnd"/>
      <w:r w:rsidRPr="00773645">
        <w:rPr>
          <w:rFonts w:ascii="Times New Roman" w:hAnsi="Times New Roman"/>
          <w:shd w:val="clear" w:color="auto" w:fill="FFFFFF" w:themeFill="background1"/>
        </w:rPr>
        <w:t xml:space="preserve">, K.M., </w:t>
      </w:r>
      <w:proofErr w:type="spellStart"/>
      <w:r w:rsidRPr="00773645">
        <w:rPr>
          <w:rFonts w:ascii="Times New Roman" w:hAnsi="Times New Roman"/>
          <w:shd w:val="clear" w:color="auto" w:fill="FFFFFF" w:themeFill="background1"/>
        </w:rPr>
        <w:t>Lemp</w:t>
      </w:r>
      <w:proofErr w:type="spellEnd"/>
      <w:r w:rsidRPr="00773645">
        <w:rPr>
          <w:rFonts w:ascii="Times New Roman" w:hAnsi="Times New Roman"/>
          <w:shd w:val="clear" w:color="auto" w:fill="FFFFFF" w:themeFill="background1"/>
        </w:rPr>
        <w:t>, J.D.</w:t>
      </w:r>
      <w:r w:rsidR="002D2FF0" w:rsidRPr="00773645">
        <w:rPr>
          <w:rFonts w:ascii="Times New Roman" w:hAnsi="Times New Roman"/>
          <w:shd w:val="clear" w:color="auto" w:fill="FFFFFF" w:themeFill="background1"/>
        </w:rPr>
        <w:t>, 2011.</w:t>
      </w:r>
      <w:r w:rsidRPr="00773645">
        <w:rPr>
          <w:rFonts w:ascii="Times New Roman" w:hAnsi="Times New Roman"/>
          <w:shd w:val="clear" w:color="auto" w:fill="FFFFFF" w:themeFill="background1"/>
        </w:rPr>
        <w:t xml:space="preserve"> Anticipating new-highway impacts: Opportunities for welfare analysis and credit-based congestion pricing.</w:t>
      </w:r>
      <w:r w:rsidRPr="00773645">
        <w:rPr>
          <w:rStyle w:val="apple-converted-space"/>
          <w:rFonts w:ascii="Times New Roman" w:hAnsi="Times New Roman"/>
          <w:shd w:val="clear" w:color="auto" w:fill="FFFFFF" w:themeFill="background1"/>
        </w:rPr>
        <w:t> </w:t>
      </w:r>
      <w:proofErr w:type="spellStart"/>
      <w:r w:rsidRPr="00773645">
        <w:rPr>
          <w:rFonts w:ascii="Times New Roman" w:hAnsi="Times New Roman"/>
          <w:iCs/>
          <w:shd w:val="clear" w:color="auto" w:fill="FFFFFF" w:themeFill="background1"/>
        </w:rPr>
        <w:t>Transp</w:t>
      </w:r>
      <w:proofErr w:type="spellEnd"/>
      <w:r w:rsidRPr="00773645">
        <w:rPr>
          <w:rFonts w:ascii="Times New Roman" w:hAnsi="Times New Roman"/>
          <w:iCs/>
          <w:shd w:val="clear" w:color="auto" w:fill="FFFFFF" w:themeFill="background1"/>
        </w:rPr>
        <w:t xml:space="preserve"> Res Part A</w:t>
      </w:r>
      <w:r w:rsidR="002D2FF0" w:rsidRPr="00773645">
        <w:rPr>
          <w:rFonts w:ascii="Times New Roman" w:hAnsi="Times New Roman"/>
          <w:shd w:val="clear" w:color="auto" w:fill="FFFFFF" w:themeFill="background1"/>
        </w:rPr>
        <w:t>.</w:t>
      </w:r>
      <w:r w:rsidRPr="00773645">
        <w:rPr>
          <w:rStyle w:val="apple-converted-space"/>
          <w:rFonts w:ascii="Times New Roman" w:hAnsi="Times New Roman"/>
          <w:shd w:val="clear" w:color="auto" w:fill="FFFFFF" w:themeFill="background1"/>
        </w:rPr>
        <w:t> </w:t>
      </w:r>
      <w:r w:rsidRPr="00773645">
        <w:rPr>
          <w:rFonts w:ascii="Times New Roman" w:hAnsi="Times New Roman"/>
          <w:iCs/>
          <w:shd w:val="clear" w:color="auto" w:fill="FFFFFF" w:themeFill="background1"/>
        </w:rPr>
        <w:t>45</w:t>
      </w:r>
      <w:r w:rsidR="002D2FF0" w:rsidRPr="00773645">
        <w:rPr>
          <w:rFonts w:ascii="Times New Roman" w:hAnsi="Times New Roman"/>
          <w:iCs/>
          <w:shd w:val="clear" w:color="auto" w:fill="FFFFFF" w:themeFill="background1"/>
        </w:rPr>
        <w:t>(</w:t>
      </w:r>
      <w:r w:rsidRPr="00773645">
        <w:rPr>
          <w:rFonts w:ascii="Times New Roman" w:hAnsi="Times New Roman"/>
          <w:shd w:val="clear" w:color="auto" w:fill="FFFFFF" w:themeFill="background1"/>
        </w:rPr>
        <w:t>8</w:t>
      </w:r>
      <w:r w:rsidR="002D2FF0" w:rsidRPr="00773645">
        <w:rPr>
          <w:rFonts w:ascii="Times New Roman" w:hAnsi="Times New Roman"/>
          <w:shd w:val="clear" w:color="auto" w:fill="FFFFFF" w:themeFill="background1"/>
        </w:rPr>
        <w:t>)</w:t>
      </w:r>
      <w:r w:rsidRPr="00773645">
        <w:rPr>
          <w:rFonts w:ascii="Times New Roman" w:hAnsi="Times New Roman"/>
          <w:shd w:val="clear" w:color="auto" w:fill="FFFFFF" w:themeFill="background1"/>
        </w:rPr>
        <w:t>, 825</w:t>
      </w:r>
      <w:r w:rsidR="00773645" w:rsidRPr="00773645">
        <w:rPr>
          <w:rFonts w:ascii="Times New Roman" w:hAnsi="Times New Roman"/>
          <w:shd w:val="clear" w:color="auto" w:fill="FFFFFF" w:themeFill="background1"/>
        </w:rPr>
        <w:t>–</w:t>
      </w:r>
      <w:r w:rsidRPr="00773645">
        <w:rPr>
          <w:rFonts w:ascii="Times New Roman" w:hAnsi="Times New Roman"/>
          <w:shd w:val="clear" w:color="auto" w:fill="FFFFFF" w:themeFill="background1"/>
        </w:rPr>
        <w:t>838.</w:t>
      </w:r>
      <w:bookmarkEnd w:id="37"/>
      <w:r w:rsidRPr="00773645">
        <w:rPr>
          <w:rFonts w:ascii="Times New Roman" w:hAnsi="Times New Roman"/>
          <w:shd w:val="clear" w:color="auto" w:fill="FFFFFF" w:themeFill="background1"/>
        </w:rPr>
        <w:t xml:space="preserve"> </w:t>
      </w:r>
      <w:bookmarkStart w:id="39" w:name="_Ref488926371"/>
      <w:bookmarkEnd w:id="35"/>
      <w:bookmarkEnd w:id="38"/>
    </w:p>
    <w:p w14:paraId="031ECA70"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themeFill="background1"/>
        </w:rPr>
      </w:pPr>
    </w:p>
    <w:p w14:paraId="7679CA6F" w14:textId="552B4772" w:rsidR="006F7F47" w:rsidRPr="00773645" w:rsidRDefault="00627F5A" w:rsidP="006F7F47">
      <w:pPr>
        <w:pStyle w:val="CM41"/>
        <w:shd w:val="clear" w:color="auto" w:fill="FFFFFF" w:themeFill="background1"/>
        <w:tabs>
          <w:tab w:val="left" w:pos="720"/>
        </w:tabs>
        <w:rPr>
          <w:rFonts w:ascii="Times New Roman" w:hAnsi="Times New Roman"/>
          <w:shd w:val="clear" w:color="auto" w:fill="FFFFFF"/>
        </w:rPr>
      </w:pPr>
      <w:proofErr w:type="spellStart"/>
      <w:r w:rsidRPr="00773645">
        <w:rPr>
          <w:rFonts w:ascii="Times New Roman" w:hAnsi="Times New Roman"/>
          <w:shd w:val="clear" w:color="auto" w:fill="FFFFFF" w:themeFill="background1"/>
        </w:rPr>
        <w:t>Kristoffersson</w:t>
      </w:r>
      <w:proofErr w:type="spellEnd"/>
      <w:r w:rsidRPr="00773645">
        <w:rPr>
          <w:rFonts w:ascii="Times New Roman" w:hAnsi="Times New Roman"/>
          <w:shd w:val="clear" w:color="auto" w:fill="FFFFFF" w:themeFill="background1"/>
        </w:rPr>
        <w:t>, I.</w:t>
      </w:r>
      <w:r w:rsidR="002D2FF0" w:rsidRPr="00773645">
        <w:rPr>
          <w:rFonts w:ascii="Times New Roman" w:hAnsi="Times New Roman"/>
          <w:shd w:val="clear" w:color="auto" w:fill="FFFFFF" w:themeFill="background1"/>
        </w:rPr>
        <w:t>, 2013.</w:t>
      </w:r>
      <w:r w:rsidRPr="00773645">
        <w:rPr>
          <w:rFonts w:ascii="Times New Roman" w:hAnsi="Times New Roman"/>
          <w:shd w:val="clear" w:color="auto" w:fill="FFFFFF" w:themeFill="background1"/>
        </w:rPr>
        <w:t xml:space="preserve"> Impacts of time-varying cordon pricing: Validation and application of mesoscopic model for Stockholm.</w:t>
      </w:r>
      <w:r w:rsidRPr="00773645">
        <w:rPr>
          <w:rStyle w:val="apple-converted-space"/>
          <w:rFonts w:ascii="Times New Roman" w:hAnsi="Times New Roman"/>
          <w:shd w:val="clear" w:color="auto" w:fill="FFFFFF" w:themeFill="background1"/>
        </w:rPr>
        <w:t> </w:t>
      </w:r>
      <w:r w:rsidRPr="00773645">
        <w:rPr>
          <w:rFonts w:ascii="Times New Roman" w:hAnsi="Times New Roman"/>
          <w:iCs/>
          <w:shd w:val="clear" w:color="auto" w:fill="FFFFFF" w:themeFill="background1"/>
        </w:rPr>
        <w:t>Trans</w:t>
      </w:r>
      <w:r w:rsidR="002D2FF0" w:rsidRPr="00773645">
        <w:rPr>
          <w:rFonts w:ascii="Times New Roman" w:hAnsi="Times New Roman"/>
          <w:iCs/>
          <w:shd w:val="clear" w:color="auto" w:fill="FFFFFF" w:themeFill="background1"/>
        </w:rPr>
        <w:t>p.</w:t>
      </w:r>
      <w:r w:rsidRPr="00773645">
        <w:rPr>
          <w:rFonts w:ascii="Times New Roman" w:hAnsi="Times New Roman"/>
          <w:iCs/>
          <w:shd w:val="clear" w:color="auto" w:fill="FFFFFF" w:themeFill="background1"/>
        </w:rPr>
        <w:t xml:space="preserve"> Policy</w:t>
      </w:r>
      <w:r w:rsidR="002D2FF0" w:rsidRPr="00773645">
        <w:rPr>
          <w:rStyle w:val="apple-converted-space"/>
          <w:rFonts w:ascii="Times New Roman" w:hAnsi="Times New Roman"/>
          <w:shd w:val="clear" w:color="auto" w:fill="FFFFFF" w:themeFill="background1"/>
        </w:rPr>
        <w:t xml:space="preserve">. </w:t>
      </w:r>
      <w:r w:rsidRPr="00773645">
        <w:rPr>
          <w:rFonts w:ascii="Times New Roman" w:hAnsi="Times New Roman"/>
          <w:iCs/>
          <w:shd w:val="clear" w:color="auto" w:fill="FFFFFF" w:themeFill="background1"/>
        </w:rPr>
        <w:t>28</w:t>
      </w:r>
      <w:r w:rsidRPr="00773645">
        <w:rPr>
          <w:rFonts w:ascii="Times New Roman" w:hAnsi="Times New Roman"/>
          <w:shd w:val="clear" w:color="auto" w:fill="FFFFFF" w:themeFill="background1"/>
        </w:rPr>
        <w:t>, 51</w:t>
      </w:r>
      <w:r w:rsidR="00773645" w:rsidRPr="00773645">
        <w:rPr>
          <w:rFonts w:ascii="Times New Roman" w:hAnsi="Times New Roman"/>
          <w:shd w:val="clear" w:color="auto" w:fill="FFFFFF" w:themeFill="background1"/>
        </w:rPr>
        <w:t>–</w:t>
      </w:r>
      <w:r w:rsidRPr="00773645">
        <w:rPr>
          <w:rFonts w:ascii="Times New Roman" w:hAnsi="Times New Roman"/>
          <w:shd w:val="clear" w:color="auto" w:fill="FFFFFF" w:themeFill="background1"/>
        </w:rPr>
        <w:t xml:space="preserve">60. </w:t>
      </w:r>
      <w:bookmarkEnd w:id="39"/>
    </w:p>
    <w:p w14:paraId="2DDD2285"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themeFill="background1"/>
        </w:rPr>
      </w:pPr>
    </w:p>
    <w:p w14:paraId="734C430C" w14:textId="3FF0670A" w:rsidR="006F7F47" w:rsidRPr="00773645" w:rsidRDefault="00B34F04" w:rsidP="006F7F47">
      <w:pPr>
        <w:pStyle w:val="CM41"/>
        <w:shd w:val="clear" w:color="auto" w:fill="FFFFFF" w:themeFill="background1"/>
        <w:tabs>
          <w:tab w:val="left" w:pos="720"/>
        </w:tabs>
        <w:rPr>
          <w:rFonts w:ascii="Times New Roman" w:hAnsi="Times New Roman"/>
          <w:shd w:val="clear" w:color="auto" w:fill="FFFFFF"/>
        </w:rPr>
      </w:pPr>
      <w:proofErr w:type="spellStart"/>
      <w:r w:rsidRPr="00773645">
        <w:rPr>
          <w:rFonts w:ascii="Times New Roman" w:hAnsi="Times New Roman"/>
          <w:shd w:val="clear" w:color="auto" w:fill="FFFFFF" w:themeFill="background1"/>
        </w:rPr>
        <w:t>Fridstrøm</w:t>
      </w:r>
      <w:proofErr w:type="spellEnd"/>
      <w:r w:rsidRPr="00773645">
        <w:rPr>
          <w:rFonts w:ascii="Times New Roman" w:hAnsi="Times New Roman"/>
          <w:shd w:val="clear" w:color="auto" w:fill="FFFFFF" w:themeFill="background1"/>
        </w:rPr>
        <w:t>,</w:t>
      </w:r>
      <w:r w:rsidR="002D2FF0" w:rsidRPr="00773645">
        <w:rPr>
          <w:rFonts w:ascii="Times New Roman" w:hAnsi="Times New Roman"/>
          <w:shd w:val="clear" w:color="auto" w:fill="FFFFFF" w:themeFill="background1"/>
        </w:rPr>
        <w:t xml:space="preserve"> L., </w:t>
      </w:r>
      <w:proofErr w:type="spellStart"/>
      <w:r w:rsidRPr="00773645">
        <w:rPr>
          <w:rFonts w:ascii="Times New Roman" w:hAnsi="Times New Roman"/>
          <w:shd w:val="clear" w:color="auto" w:fill="FFFFFF" w:themeFill="background1"/>
        </w:rPr>
        <w:t>Minken</w:t>
      </w:r>
      <w:proofErr w:type="spellEnd"/>
      <w:r w:rsidRPr="00773645">
        <w:rPr>
          <w:rFonts w:ascii="Times New Roman" w:hAnsi="Times New Roman"/>
          <w:shd w:val="clear" w:color="auto" w:fill="FFFFFF" w:themeFill="background1"/>
        </w:rPr>
        <w:t>,</w:t>
      </w:r>
      <w:r w:rsidR="002D2FF0" w:rsidRPr="00773645">
        <w:rPr>
          <w:rFonts w:ascii="Times New Roman" w:hAnsi="Times New Roman"/>
          <w:shd w:val="clear" w:color="auto" w:fill="FFFFFF" w:themeFill="background1"/>
        </w:rPr>
        <w:t xml:space="preserve"> H., </w:t>
      </w:r>
      <w:proofErr w:type="spellStart"/>
      <w:r w:rsidRPr="00773645">
        <w:rPr>
          <w:rFonts w:ascii="Times New Roman" w:hAnsi="Times New Roman"/>
          <w:shd w:val="clear" w:color="auto" w:fill="FFFFFF" w:themeFill="background1"/>
        </w:rPr>
        <w:t>Moilanen</w:t>
      </w:r>
      <w:proofErr w:type="spellEnd"/>
      <w:r w:rsidRPr="00773645">
        <w:rPr>
          <w:rFonts w:ascii="Times New Roman" w:hAnsi="Times New Roman"/>
          <w:shd w:val="clear" w:color="auto" w:fill="FFFFFF" w:themeFill="background1"/>
        </w:rPr>
        <w:t>,</w:t>
      </w:r>
      <w:r w:rsidR="002D2FF0" w:rsidRPr="00773645">
        <w:rPr>
          <w:rFonts w:ascii="Times New Roman" w:hAnsi="Times New Roman"/>
          <w:shd w:val="clear" w:color="auto" w:fill="FFFFFF" w:themeFill="background1"/>
        </w:rPr>
        <w:t xml:space="preserve"> P., </w:t>
      </w:r>
      <w:r w:rsidRPr="00773645">
        <w:rPr>
          <w:rFonts w:ascii="Times New Roman" w:hAnsi="Times New Roman"/>
          <w:shd w:val="clear" w:color="auto" w:fill="FFFFFF" w:themeFill="background1"/>
        </w:rPr>
        <w:t>Shepherd,</w:t>
      </w:r>
      <w:r w:rsidR="002D2FF0" w:rsidRPr="00773645">
        <w:rPr>
          <w:rFonts w:ascii="Times New Roman" w:hAnsi="Times New Roman"/>
          <w:shd w:val="clear" w:color="auto" w:fill="FFFFFF" w:themeFill="background1"/>
        </w:rPr>
        <w:t xml:space="preserve"> S., </w:t>
      </w:r>
      <w:proofErr w:type="spellStart"/>
      <w:r w:rsidRPr="00773645">
        <w:rPr>
          <w:rFonts w:ascii="Times New Roman" w:hAnsi="Times New Roman"/>
          <w:shd w:val="clear" w:color="auto" w:fill="FFFFFF" w:themeFill="background1"/>
        </w:rPr>
        <w:t>Vold</w:t>
      </w:r>
      <w:proofErr w:type="spellEnd"/>
      <w:r w:rsidR="002D2FF0" w:rsidRPr="00773645">
        <w:rPr>
          <w:rFonts w:ascii="Times New Roman" w:hAnsi="Times New Roman"/>
          <w:shd w:val="clear" w:color="auto" w:fill="FFFFFF" w:themeFill="background1"/>
        </w:rPr>
        <w:t>, A</w:t>
      </w:r>
      <w:r w:rsidR="005120E8" w:rsidRPr="00773645">
        <w:rPr>
          <w:rFonts w:ascii="Times New Roman" w:hAnsi="Times New Roman"/>
          <w:shd w:val="clear" w:color="auto" w:fill="FFFFFF" w:themeFill="background1"/>
        </w:rPr>
        <w:t>.</w:t>
      </w:r>
      <w:r w:rsidR="002D2FF0" w:rsidRPr="00773645">
        <w:rPr>
          <w:rFonts w:ascii="Times New Roman" w:hAnsi="Times New Roman"/>
          <w:shd w:val="clear" w:color="auto" w:fill="FFFFFF" w:themeFill="background1"/>
        </w:rPr>
        <w:t>, 2000.</w:t>
      </w:r>
      <w:r w:rsidR="005120E8" w:rsidRPr="00773645">
        <w:rPr>
          <w:rFonts w:ascii="Times New Roman" w:hAnsi="Times New Roman"/>
          <w:shd w:val="clear" w:color="auto" w:fill="FFFFFF" w:themeFill="background1"/>
        </w:rPr>
        <w:t xml:space="preserve"> </w:t>
      </w:r>
      <w:r w:rsidRPr="00773645">
        <w:rPr>
          <w:rFonts w:ascii="Times New Roman" w:hAnsi="Times New Roman"/>
          <w:shd w:val="clear" w:color="auto" w:fill="FFFFFF" w:themeFill="background1"/>
        </w:rPr>
        <w:t xml:space="preserve">Economic and Equity Effects of Marginal Cost Pricing in Transport, Research Reports </w:t>
      </w:r>
      <w:proofErr w:type="gramStart"/>
      <w:r w:rsidRPr="00773645">
        <w:rPr>
          <w:rFonts w:ascii="Times New Roman" w:hAnsi="Times New Roman"/>
          <w:shd w:val="clear" w:color="auto" w:fill="FFFFFF" w:themeFill="background1"/>
        </w:rPr>
        <w:t>71.Government</w:t>
      </w:r>
      <w:proofErr w:type="gramEnd"/>
      <w:r w:rsidRPr="00773645">
        <w:rPr>
          <w:rFonts w:ascii="Times New Roman" w:hAnsi="Times New Roman"/>
          <w:shd w:val="clear" w:color="auto" w:fill="FFFFFF" w:themeFill="background1"/>
        </w:rPr>
        <w:t xml:space="preserve"> Institute for </w:t>
      </w:r>
      <w:r w:rsidRPr="00773645">
        <w:rPr>
          <w:rFonts w:ascii="Times New Roman" w:hAnsi="Times New Roman"/>
          <w:shd w:val="clear" w:color="auto" w:fill="FFFFFF" w:themeFill="background1"/>
        </w:rPr>
        <w:lastRenderedPageBreak/>
        <w:t>Econom</w:t>
      </w:r>
      <w:r w:rsidR="002D2FF0" w:rsidRPr="00773645">
        <w:rPr>
          <w:rFonts w:ascii="Times New Roman" w:hAnsi="Times New Roman"/>
          <w:shd w:val="clear" w:color="auto" w:fill="FFFFFF" w:themeFill="background1"/>
        </w:rPr>
        <w:t>ic Research Finland (VATT).</w:t>
      </w:r>
    </w:p>
    <w:p w14:paraId="5BCE2D83"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themeFill="background1"/>
        </w:rPr>
      </w:pPr>
    </w:p>
    <w:p w14:paraId="77A0E241" w14:textId="0958F0A5" w:rsidR="006F7F47" w:rsidRPr="00773645" w:rsidRDefault="00627F5A" w:rsidP="006F7F47">
      <w:pPr>
        <w:pStyle w:val="CM41"/>
        <w:shd w:val="clear" w:color="auto" w:fill="FFFFFF" w:themeFill="background1"/>
        <w:tabs>
          <w:tab w:val="left" w:pos="720"/>
        </w:tabs>
        <w:rPr>
          <w:rFonts w:ascii="Times New Roman" w:hAnsi="Times New Roman"/>
          <w:shd w:val="clear" w:color="auto" w:fill="FFFFFF"/>
        </w:rPr>
      </w:pPr>
      <w:proofErr w:type="spellStart"/>
      <w:r w:rsidRPr="00773645">
        <w:rPr>
          <w:rFonts w:ascii="Times New Roman" w:hAnsi="Times New Roman"/>
          <w:shd w:val="clear" w:color="auto" w:fill="FFFFFF" w:themeFill="background1"/>
        </w:rPr>
        <w:t>Lauridsen</w:t>
      </w:r>
      <w:proofErr w:type="spellEnd"/>
      <w:r w:rsidRPr="00773645">
        <w:rPr>
          <w:rFonts w:ascii="Times New Roman" w:hAnsi="Times New Roman"/>
          <w:shd w:val="clear" w:color="auto" w:fill="FFFFFF" w:themeFill="background1"/>
        </w:rPr>
        <w:t>, H.</w:t>
      </w:r>
      <w:r w:rsidR="002D2FF0" w:rsidRPr="00773645">
        <w:rPr>
          <w:rFonts w:ascii="Times New Roman" w:hAnsi="Times New Roman"/>
          <w:shd w:val="clear" w:color="auto" w:fill="FFFFFF" w:themeFill="background1"/>
        </w:rPr>
        <w:t>, 2011.</w:t>
      </w:r>
      <w:r w:rsidRPr="00773645">
        <w:rPr>
          <w:rFonts w:ascii="Times New Roman" w:hAnsi="Times New Roman"/>
          <w:shd w:val="clear" w:color="auto" w:fill="FFFFFF" w:themeFill="background1"/>
        </w:rPr>
        <w:t xml:space="preserve"> The impacts of road tolling: A review of Norwegian experience.</w:t>
      </w:r>
      <w:r w:rsidRPr="00773645">
        <w:rPr>
          <w:rStyle w:val="apple-converted-space"/>
          <w:rFonts w:ascii="Times New Roman" w:hAnsi="Times New Roman"/>
          <w:shd w:val="clear" w:color="auto" w:fill="FFFFFF" w:themeFill="background1"/>
        </w:rPr>
        <w:t> </w:t>
      </w:r>
      <w:r w:rsidRPr="00773645">
        <w:rPr>
          <w:rFonts w:ascii="Times New Roman" w:hAnsi="Times New Roman"/>
          <w:iCs/>
          <w:shd w:val="clear" w:color="auto" w:fill="FFFFFF" w:themeFill="background1"/>
        </w:rPr>
        <w:t>Transp</w:t>
      </w:r>
      <w:r w:rsidR="002D2FF0" w:rsidRPr="00773645">
        <w:rPr>
          <w:rFonts w:ascii="Times New Roman" w:hAnsi="Times New Roman"/>
          <w:iCs/>
          <w:shd w:val="clear" w:color="auto" w:fill="FFFFFF" w:themeFill="background1"/>
        </w:rPr>
        <w:t>.</w:t>
      </w:r>
      <w:r w:rsidRPr="00773645">
        <w:rPr>
          <w:rFonts w:ascii="Times New Roman" w:hAnsi="Times New Roman"/>
          <w:iCs/>
          <w:shd w:val="clear" w:color="auto" w:fill="FFFFFF" w:themeFill="background1"/>
        </w:rPr>
        <w:t xml:space="preserve"> Policy</w:t>
      </w:r>
      <w:r w:rsidR="002D2FF0" w:rsidRPr="00773645">
        <w:rPr>
          <w:rFonts w:ascii="Times New Roman" w:hAnsi="Times New Roman"/>
          <w:iCs/>
          <w:shd w:val="clear" w:color="auto" w:fill="FFFFFF" w:themeFill="background1"/>
        </w:rPr>
        <w:t>.</w:t>
      </w:r>
      <w:r w:rsidRPr="00773645">
        <w:rPr>
          <w:rFonts w:ascii="Times New Roman" w:hAnsi="Times New Roman"/>
          <w:iCs/>
          <w:shd w:val="clear" w:color="auto" w:fill="FFFFFF" w:themeFill="background1"/>
        </w:rPr>
        <w:t>18</w:t>
      </w:r>
      <w:r w:rsidR="002D2FF0" w:rsidRPr="00773645">
        <w:rPr>
          <w:rFonts w:ascii="Times New Roman" w:hAnsi="Times New Roman"/>
          <w:iCs/>
          <w:shd w:val="clear" w:color="auto" w:fill="FFFFFF" w:themeFill="background1"/>
        </w:rPr>
        <w:t>(1),</w:t>
      </w:r>
      <w:r w:rsidRPr="00773645">
        <w:rPr>
          <w:rFonts w:ascii="Times New Roman" w:hAnsi="Times New Roman"/>
          <w:shd w:val="clear" w:color="auto" w:fill="FFFFFF" w:themeFill="background1"/>
        </w:rPr>
        <w:t xml:space="preserve"> 85</w:t>
      </w:r>
      <w:r w:rsidR="00773645" w:rsidRPr="00773645">
        <w:rPr>
          <w:rFonts w:ascii="Times New Roman" w:hAnsi="Times New Roman"/>
          <w:shd w:val="clear" w:color="auto" w:fill="FFFFFF" w:themeFill="background1"/>
        </w:rPr>
        <w:t>–</w:t>
      </w:r>
      <w:r w:rsidRPr="00773645">
        <w:rPr>
          <w:rFonts w:ascii="Times New Roman" w:hAnsi="Times New Roman"/>
          <w:shd w:val="clear" w:color="auto" w:fill="FFFFFF" w:themeFill="background1"/>
        </w:rPr>
        <w:t xml:space="preserve">91. </w:t>
      </w:r>
    </w:p>
    <w:p w14:paraId="71E29B15"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themeFill="background1"/>
        </w:rPr>
      </w:pPr>
    </w:p>
    <w:p w14:paraId="268D1532" w14:textId="30D37986" w:rsidR="006F7F47" w:rsidRPr="00773645" w:rsidRDefault="00627F5A" w:rsidP="006F7F47">
      <w:pPr>
        <w:pStyle w:val="CM41"/>
        <w:shd w:val="clear" w:color="auto" w:fill="FFFFFF" w:themeFill="background1"/>
        <w:tabs>
          <w:tab w:val="left" w:pos="720"/>
        </w:tabs>
        <w:rPr>
          <w:rFonts w:ascii="Times New Roman" w:hAnsi="Times New Roman"/>
          <w:shd w:val="clear" w:color="auto" w:fill="FFFFFF"/>
        </w:rPr>
      </w:pPr>
      <w:proofErr w:type="spellStart"/>
      <w:r w:rsidRPr="00773645">
        <w:rPr>
          <w:rFonts w:ascii="Times New Roman" w:hAnsi="Times New Roman"/>
          <w:shd w:val="clear" w:color="auto" w:fill="FFFFFF" w:themeFill="background1"/>
        </w:rPr>
        <w:t>Lemp</w:t>
      </w:r>
      <w:proofErr w:type="spellEnd"/>
      <w:r w:rsidRPr="00773645">
        <w:rPr>
          <w:rFonts w:ascii="Times New Roman" w:hAnsi="Times New Roman"/>
          <w:shd w:val="clear" w:color="auto" w:fill="FFFFFF" w:themeFill="background1"/>
        </w:rPr>
        <w:t xml:space="preserve">, J., and </w:t>
      </w:r>
      <w:proofErr w:type="spellStart"/>
      <w:r w:rsidRPr="00773645">
        <w:rPr>
          <w:rFonts w:ascii="Times New Roman" w:hAnsi="Times New Roman"/>
          <w:shd w:val="clear" w:color="auto" w:fill="FFFFFF" w:themeFill="background1"/>
        </w:rPr>
        <w:t>Kockelman</w:t>
      </w:r>
      <w:proofErr w:type="spellEnd"/>
      <w:r w:rsidRPr="00773645">
        <w:rPr>
          <w:rFonts w:ascii="Times New Roman" w:hAnsi="Times New Roman"/>
          <w:shd w:val="clear" w:color="auto" w:fill="FFFFFF" w:themeFill="background1"/>
        </w:rPr>
        <w:t>, K.</w:t>
      </w:r>
      <w:r w:rsidR="002D2FF0" w:rsidRPr="00773645">
        <w:rPr>
          <w:rFonts w:ascii="Times New Roman" w:hAnsi="Times New Roman"/>
          <w:shd w:val="clear" w:color="auto" w:fill="FFFFFF" w:themeFill="background1"/>
        </w:rPr>
        <w:t>, 2009.</w:t>
      </w:r>
      <w:r w:rsidRPr="00773645">
        <w:rPr>
          <w:rFonts w:ascii="Times New Roman" w:hAnsi="Times New Roman"/>
          <w:shd w:val="clear" w:color="auto" w:fill="FFFFFF" w:themeFill="background1"/>
        </w:rPr>
        <w:t xml:space="preserve"> Anticipating Welfare Impacts via Travel Demand Forecasting Models: Comparison of Aggregate and Activity-Based Approaches for the Austin, Texas, Region. </w:t>
      </w:r>
      <w:r w:rsidRPr="00773645">
        <w:rPr>
          <w:rFonts w:ascii="Times New Roman" w:hAnsi="Times New Roman"/>
          <w:iCs/>
          <w:shd w:val="clear" w:color="auto" w:fill="FFFFFF" w:themeFill="background1"/>
        </w:rPr>
        <w:t>Transp</w:t>
      </w:r>
      <w:r w:rsidR="002D2FF0" w:rsidRPr="00773645">
        <w:rPr>
          <w:rFonts w:ascii="Times New Roman" w:hAnsi="Times New Roman"/>
          <w:iCs/>
          <w:shd w:val="clear" w:color="auto" w:fill="FFFFFF" w:themeFill="background1"/>
        </w:rPr>
        <w:t>.</w:t>
      </w:r>
      <w:r w:rsidRPr="00773645">
        <w:rPr>
          <w:rFonts w:ascii="Times New Roman" w:hAnsi="Times New Roman"/>
          <w:iCs/>
          <w:shd w:val="clear" w:color="auto" w:fill="FFFFFF" w:themeFill="background1"/>
        </w:rPr>
        <w:t xml:space="preserve"> Res</w:t>
      </w:r>
      <w:r w:rsidR="002D2FF0" w:rsidRPr="00773645">
        <w:rPr>
          <w:rFonts w:ascii="Times New Roman" w:hAnsi="Times New Roman"/>
          <w:iCs/>
          <w:shd w:val="clear" w:color="auto" w:fill="FFFFFF" w:themeFill="background1"/>
        </w:rPr>
        <w:t>.</w:t>
      </w:r>
      <w:r w:rsidRPr="00773645">
        <w:rPr>
          <w:rFonts w:ascii="Times New Roman" w:hAnsi="Times New Roman"/>
          <w:iCs/>
          <w:shd w:val="clear" w:color="auto" w:fill="FFFFFF" w:themeFill="background1"/>
        </w:rPr>
        <w:t xml:space="preserve"> Rec</w:t>
      </w:r>
      <w:r w:rsidR="002D2FF0" w:rsidRPr="00773645">
        <w:rPr>
          <w:rFonts w:ascii="Times New Roman" w:hAnsi="Times New Roman"/>
          <w:shd w:val="clear" w:color="auto" w:fill="FFFFFF" w:themeFill="background1"/>
        </w:rPr>
        <w:t>.</w:t>
      </w:r>
      <w:r w:rsidRPr="00773645">
        <w:rPr>
          <w:rFonts w:ascii="Times New Roman" w:hAnsi="Times New Roman"/>
          <w:shd w:val="clear" w:color="auto" w:fill="FFFFFF" w:themeFill="background1"/>
        </w:rPr>
        <w:t xml:space="preserve"> 2133</w:t>
      </w:r>
      <w:r w:rsidR="002D2FF0" w:rsidRPr="00773645">
        <w:rPr>
          <w:rFonts w:ascii="Times New Roman" w:hAnsi="Times New Roman"/>
          <w:shd w:val="clear" w:color="auto" w:fill="FFFFFF" w:themeFill="background1"/>
        </w:rPr>
        <w:t>,</w:t>
      </w:r>
      <w:r w:rsidRPr="00773645">
        <w:rPr>
          <w:rFonts w:ascii="Times New Roman" w:hAnsi="Times New Roman"/>
          <w:shd w:val="clear" w:color="auto" w:fill="FFFFFF" w:themeFill="background1"/>
        </w:rPr>
        <w:t xml:space="preserve"> 11</w:t>
      </w:r>
      <w:r w:rsidR="00773645" w:rsidRPr="00773645">
        <w:rPr>
          <w:rFonts w:ascii="Times New Roman" w:hAnsi="Times New Roman"/>
          <w:shd w:val="clear" w:color="auto" w:fill="FFFFFF" w:themeFill="background1"/>
        </w:rPr>
        <w:t>–</w:t>
      </w:r>
      <w:r w:rsidRPr="00773645">
        <w:rPr>
          <w:rFonts w:ascii="Times New Roman" w:hAnsi="Times New Roman"/>
          <w:shd w:val="clear" w:color="auto" w:fill="FFFFFF" w:themeFill="background1"/>
        </w:rPr>
        <w:t xml:space="preserve">22. </w:t>
      </w:r>
      <w:bookmarkStart w:id="40" w:name="_Ref488926358"/>
    </w:p>
    <w:p w14:paraId="012D393A"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themeFill="background1"/>
        </w:rPr>
      </w:pPr>
    </w:p>
    <w:p w14:paraId="114E826F" w14:textId="6162019E" w:rsidR="006F7F47" w:rsidRPr="00773645" w:rsidRDefault="00627F5A" w:rsidP="006F7F47">
      <w:pPr>
        <w:pStyle w:val="CM41"/>
        <w:shd w:val="clear" w:color="auto" w:fill="FFFFFF" w:themeFill="background1"/>
        <w:tabs>
          <w:tab w:val="left" w:pos="720"/>
        </w:tabs>
        <w:rPr>
          <w:rFonts w:ascii="Times New Roman" w:hAnsi="Times New Roman"/>
          <w:shd w:val="clear" w:color="auto" w:fill="FFFFFF"/>
        </w:rPr>
      </w:pPr>
      <w:r w:rsidRPr="00773645">
        <w:rPr>
          <w:rFonts w:ascii="Times New Roman" w:hAnsi="Times New Roman"/>
          <w:shd w:val="clear" w:color="auto" w:fill="FFFFFF" w:themeFill="background1"/>
        </w:rPr>
        <w:t xml:space="preserve">Light, T., </w:t>
      </w:r>
      <w:proofErr w:type="spellStart"/>
      <w:r w:rsidRPr="00773645">
        <w:rPr>
          <w:rFonts w:ascii="Times New Roman" w:hAnsi="Times New Roman"/>
          <w:shd w:val="clear" w:color="auto" w:fill="FFFFFF" w:themeFill="background1"/>
        </w:rPr>
        <w:t>Patil</w:t>
      </w:r>
      <w:proofErr w:type="spellEnd"/>
      <w:r w:rsidRPr="00773645">
        <w:rPr>
          <w:rFonts w:ascii="Times New Roman" w:hAnsi="Times New Roman"/>
          <w:shd w:val="clear" w:color="auto" w:fill="FFFFFF" w:themeFill="background1"/>
        </w:rPr>
        <w:t xml:space="preserve">, S., </w:t>
      </w:r>
      <w:proofErr w:type="spellStart"/>
      <w:r w:rsidRPr="00773645">
        <w:rPr>
          <w:rFonts w:ascii="Times New Roman" w:hAnsi="Times New Roman"/>
          <w:shd w:val="clear" w:color="auto" w:fill="FFFFFF" w:themeFill="background1"/>
        </w:rPr>
        <w:t>Erhardt</w:t>
      </w:r>
      <w:proofErr w:type="spellEnd"/>
      <w:r w:rsidRPr="00773645">
        <w:rPr>
          <w:rFonts w:ascii="Times New Roman" w:hAnsi="Times New Roman"/>
          <w:shd w:val="clear" w:color="auto" w:fill="FFFFFF" w:themeFill="background1"/>
        </w:rPr>
        <w:t xml:space="preserve">, G.D., Tsang, F., Burge, P., Sorensen, P. </w:t>
      </w:r>
      <w:proofErr w:type="spellStart"/>
      <w:r w:rsidRPr="00773645">
        <w:rPr>
          <w:rFonts w:ascii="Times New Roman" w:hAnsi="Times New Roman"/>
          <w:shd w:val="clear" w:color="auto" w:fill="FFFFFF" w:themeFill="background1"/>
        </w:rPr>
        <w:t>Zmud</w:t>
      </w:r>
      <w:proofErr w:type="spellEnd"/>
      <w:r w:rsidRPr="00773645">
        <w:rPr>
          <w:rFonts w:ascii="Times New Roman" w:hAnsi="Times New Roman"/>
          <w:shd w:val="clear" w:color="auto" w:fill="FFFFFF" w:themeFill="background1"/>
        </w:rPr>
        <w:t>, M.</w:t>
      </w:r>
      <w:r w:rsidR="002D2FF0" w:rsidRPr="00773645">
        <w:rPr>
          <w:rFonts w:ascii="Times New Roman" w:hAnsi="Times New Roman"/>
          <w:shd w:val="clear" w:color="auto" w:fill="FFFFFF" w:themeFill="background1"/>
        </w:rPr>
        <w:t>, 2015.</w:t>
      </w:r>
      <w:r w:rsidRPr="00773645">
        <w:rPr>
          <w:rFonts w:ascii="Times New Roman" w:hAnsi="Times New Roman"/>
          <w:shd w:val="clear" w:color="auto" w:fill="FFFFFF" w:themeFill="background1"/>
        </w:rPr>
        <w:t xml:space="preserve"> The Impact of Adopting Time-of-day Tolling: Case Study of 183A in Austin, Texas. http://www.rand.org/content/dam/rand/pubs/research_reports/RR900/RR969/RAND_RR969.pdf. Accessed Feb. 15, 2016.</w:t>
      </w:r>
      <w:bookmarkEnd w:id="40"/>
      <w:r w:rsidRPr="00773645">
        <w:rPr>
          <w:rFonts w:ascii="Times New Roman" w:hAnsi="Times New Roman"/>
          <w:shd w:val="clear" w:color="auto" w:fill="F8F8F8"/>
        </w:rPr>
        <w:t xml:space="preserve"> </w:t>
      </w:r>
      <w:bookmarkStart w:id="41" w:name="_Ref488926304"/>
    </w:p>
    <w:p w14:paraId="6600D498" w14:textId="77777777" w:rsidR="006F7F47" w:rsidRPr="00773645" w:rsidRDefault="006F7F47" w:rsidP="006F7F47">
      <w:pPr>
        <w:pStyle w:val="CM41"/>
        <w:shd w:val="clear" w:color="auto" w:fill="FFFFFF" w:themeFill="background1"/>
        <w:tabs>
          <w:tab w:val="left" w:pos="720"/>
        </w:tabs>
        <w:rPr>
          <w:rFonts w:ascii="Times New Roman" w:hAnsi="Times New Roman"/>
        </w:rPr>
      </w:pPr>
    </w:p>
    <w:p w14:paraId="58D3C27B" w14:textId="77777777" w:rsidR="006F7F47" w:rsidRPr="00773645" w:rsidRDefault="00627F5A" w:rsidP="006F7F47">
      <w:pPr>
        <w:pStyle w:val="CM41"/>
        <w:shd w:val="clear" w:color="auto" w:fill="FFFFFF" w:themeFill="background1"/>
        <w:tabs>
          <w:tab w:val="left" w:pos="720"/>
        </w:tabs>
        <w:rPr>
          <w:rFonts w:ascii="Times New Roman" w:hAnsi="Times New Roman"/>
          <w:shd w:val="clear" w:color="auto" w:fill="FFFFFF"/>
        </w:rPr>
      </w:pPr>
      <w:r w:rsidRPr="00773645">
        <w:rPr>
          <w:rFonts w:ascii="Times New Roman" w:hAnsi="Times New Roman"/>
        </w:rPr>
        <w:t>Lindsey, R. Do economists reach a conclusion on highway pricing? The intellectual history of an idea.</w:t>
      </w:r>
      <w:r w:rsidR="002D2FF0" w:rsidRPr="00773645">
        <w:rPr>
          <w:rFonts w:ascii="Times New Roman" w:hAnsi="Times New Roman"/>
        </w:rPr>
        <w:t>, 2006.</w:t>
      </w:r>
      <w:r w:rsidRPr="00773645">
        <w:rPr>
          <w:rFonts w:ascii="Times New Roman" w:hAnsi="Times New Roman"/>
        </w:rPr>
        <w:t xml:space="preserve"> Econ Journal Watch</w:t>
      </w:r>
      <w:r w:rsidR="002D2FF0" w:rsidRPr="00773645">
        <w:rPr>
          <w:rFonts w:ascii="Times New Roman" w:hAnsi="Times New Roman"/>
        </w:rPr>
        <w:t>.</w:t>
      </w:r>
      <w:r w:rsidRPr="00773645">
        <w:rPr>
          <w:rFonts w:ascii="Times New Roman" w:hAnsi="Times New Roman"/>
        </w:rPr>
        <w:t xml:space="preserve"> 3</w:t>
      </w:r>
      <w:r w:rsidR="002D2FF0" w:rsidRPr="00773645">
        <w:rPr>
          <w:rFonts w:ascii="Times New Roman" w:hAnsi="Times New Roman"/>
        </w:rPr>
        <w:t xml:space="preserve">(2), </w:t>
      </w:r>
      <w:r w:rsidRPr="00773645">
        <w:rPr>
          <w:rFonts w:ascii="Times New Roman" w:hAnsi="Times New Roman"/>
        </w:rPr>
        <w:t>292–379.</w:t>
      </w:r>
      <w:bookmarkEnd w:id="41"/>
    </w:p>
    <w:p w14:paraId="154FDBB6"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themeFill="background1"/>
        </w:rPr>
      </w:pPr>
    </w:p>
    <w:p w14:paraId="0B791D09" w14:textId="240AF57A" w:rsidR="006F7F47" w:rsidRPr="00773645" w:rsidRDefault="00627F5A" w:rsidP="006F7F47">
      <w:pPr>
        <w:pStyle w:val="CM41"/>
        <w:shd w:val="clear" w:color="auto" w:fill="FFFFFF" w:themeFill="background1"/>
        <w:tabs>
          <w:tab w:val="left" w:pos="720"/>
        </w:tabs>
        <w:rPr>
          <w:rFonts w:ascii="Times New Roman" w:hAnsi="Times New Roman"/>
          <w:shd w:val="clear" w:color="auto" w:fill="FFFFFF"/>
        </w:rPr>
      </w:pPr>
      <w:r w:rsidRPr="00773645">
        <w:rPr>
          <w:rFonts w:ascii="Times New Roman" w:hAnsi="Times New Roman"/>
          <w:shd w:val="clear" w:color="auto" w:fill="FFFFFF" w:themeFill="background1"/>
        </w:rPr>
        <w:t>McKinnon, A.C.</w:t>
      </w:r>
      <w:r w:rsidR="002D2FF0" w:rsidRPr="00773645">
        <w:rPr>
          <w:rFonts w:ascii="Times New Roman" w:hAnsi="Times New Roman"/>
          <w:shd w:val="clear" w:color="auto" w:fill="FFFFFF" w:themeFill="background1"/>
        </w:rPr>
        <w:t>, 2006.</w:t>
      </w:r>
      <w:r w:rsidRPr="00773645">
        <w:rPr>
          <w:rFonts w:ascii="Times New Roman" w:hAnsi="Times New Roman"/>
          <w:shd w:val="clear" w:color="auto" w:fill="FFFFFF" w:themeFill="background1"/>
        </w:rPr>
        <w:t xml:space="preserve"> A review of European truck tolling schemes and assessment of their possible impact on logistics systems.</w:t>
      </w:r>
      <w:r w:rsidRPr="00773645">
        <w:rPr>
          <w:rStyle w:val="apple-converted-space"/>
          <w:rFonts w:ascii="Times New Roman" w:hAnsi="Times New Roman"/>
          <w:shd w:val="clear" w:color="auto" w:fill="FFFFFF" w:themeFill="background1"/>
        </w:rPr>
        <w:t> </w:t>
      </w:r>
      <w:r w:rsidRPr="00773645">
        <w:rPr>
          <w:rFonts w:ascii="Times New Roman" w:hAnsi="Times New Roman"/>
          <w:iCs/>
          <w:shd w:val="clear" w:color="auto" w:fill="FFFFFF" w:themeFill="background1"/>
        </w:rPr>
        <w:t>Int</w:t>
      </w:r>
      <w:r w:rsidR="002D2FF0" w:rsidRPr="00773645">
        <w:rPr>
          <w:rFonts w:ascii="Times New Roman" w:hAnsi="Times New Roman"/>
          <w:iCs/>
          <w:shd w:val="clear" w:color="auto" w:fill="FFFFFF" w:themeFill="background1"/>
        </w:rPr>
        <w:t>.</w:t>
      </w:r>
      <w:r w:rsidRPr="00773645">
        <w:rPr>
          <w:rFonts w:ascii="Times New Roman" w:hAnsi="Times New Roman"/>
          <w:iCs/>
          <w:shd w:val="clear" w:color="auto" w:fill="FFFFFF" w:themeFill="background1"/>
        </w:rPr>
        <w:t xml:space="preserve"> J</w:t>
      </w:r>
      <w:r w:rsidR="002D2FF0" w:rsidRPr="00773645">
        <w:rPr>
          <w:rFonts w:ascii="Times New Roman" w:hAnsi="Times New Roman"/>
          <w:iCs/>
          <w:shd w:val="clear" w:color="auto" w:fill="FFFFFF" w:themeFill="background1"/>
        </w:rPr>
        <w:t>.</w:t>
      </w:r>
      <w:r w:rsidRPr="00773645">
        <w:rPr>
          <w:rFonts w:ascii="Times New Roman" w:hAnsi="Times New Roman"/>
          <w:iCs/>
          <w:shd w:val="clear" w:color="auto" w:fill="FFFFFF" w:themeFill="background1"/>
        </w:rPr>
        <w:t xml:space="preserve"> Log</w:t>
      </w:r>
      <w:r w:rsidR="002D2FF0" w:rsidRPr="00773645">
        <w:rPr>
          <w:rFonts w:ascii="Times New Roman" w:hAnsi="Times New Roman"/>
          <w:iCs/>
          <w:shd w:val="clear" w:color="auto" w:fill="FFFFFF" w:themeFill="background1"/>
        </w:rPr>
        <w:t>.</w:t>
      </w:r>
      <w:r w:rsidRPr="00773645">
        <w:rPr>
          <w:rStyle w:val="apple-converted-space"/>
          <w:rFonts w:ascii="Times New Roman" w:hAnsi="Times New Roman"/>
          <w:shd w:val="clear" w:color="auto" w:fill="FFFFFF" w:themeFill="background1"/>
        </w:rPr>
        <w:t xml:space="preserve"> </w:t>
      </w:r>
      <w:r w:rsidRPr="00773645">
        <w:rPr>
          <w:rFonts w:ascii="Times New Roman" w:hAnsi="Times New Roman"/>
          <w:iCs/>
          <w:shd w:val="clear" w:color="auto" w:fill="FFFFFF" w:themeFill="background1"/>
        </w:rPr>
        <w:t>9</w:t>
      </w:r>
      <w:r w:rsidR="002D2FF0" w:rsidRPr="00773645">
        <w:rPr>
          <w:rFonts w:ascii="Times New Roman" w:hAnsi="Times New Roman"/>
          <w:iCs/>
          <w:shd w:val="clear" w:color="auto" w:fill="FFFFFF" w:themeFill="background1"/>
        </w:rPr>
        <w:t>(3)</w:t>
      </w:r>
      <w:r w:rsidRPr="00773645">
        <w:rPr>
          <w:rFonts w:ascii="Times New Roman" w:hAnsi="Times New Roman"/>
          <w:iCs/>
          <w:shd w:val="clear" w:color="auto" w:fill="FFFFFF" w:themeFill="background1"/>
        </w:rPr>
        <w:t>,</w:t>
      </w:r>
      <w:r w:rsidRPr="00773645">
        <w:rPr>
          <w:rFonts w:ascii="Times New Roman" w:hAnsi="Times New Roman"/>
          <w:shd w:val="clear" w:color="auto" w:fill="FFFFFF" w:themeFill="background1"/>
        </w:rPr>
        <w:t xml:space="preserve"> 191</w:t>
      </w:r>
      <w:r w:rsidR="00773645" w:rsidRPr="00773645">
        <w:rPr>
          <w:rFonts w:ascii="Times New Roman" w:hAnsi="Times New Roman"/>
          <w:shd w:val="clear" w:color="auto" w:fill="FFFFFF" w:themeFill="background1"/>
        </w:rPr>
        <w:t>–</w:t>
      </w:r>
      <w:r w:rsidRPr="00773645">
        <w:rPr>
          <w:rFonts w:ascii="Times New Roman" w:hAnsi="Times New Roman"/>
          <w:shd w:val="clear" w:color="auto" w:fill="FFFFFF" w:themeFill="background1"/>
        </w:rPr>
        <w:t xml:space="preserve">205. </w:t>
      </w:r>
      <w:bookmarkStart w:id="42" w:name="_Ref487647191"/>
      <w:bookmarkStart w:id="43" w:name="_Ref488927160"/>
    </w:p>
    <w:p w14:paraId="48E40CDC" w14:textId="77777777" w:rsidR="006F7F47" w:rsidRPr="00773645" w:rsidRDefault="006F7F47" w:rsidP="006F7F47">
      <w:pPr>
        <w:pStyle w:val="CM41"/>
        <w:shd w:val="clear" w:color="auto" w:fill="FFFFFF" w:themeFill="background1"/>
        <w:tabs>
          <w:tab w:val="left" w:pos="720"/>
        </w:tabs>
        <w:rPr>
          <w:rFonts w:ascii="Times New Roman" w:hAnsi="Times New Roman"/>
        </w:rPr>
      </w:pPr>
    </w:p>
    <w:p w14:paraId="093BB324" w14:textId="2B28B93C" w:rsidR="006F7F47" w:rsidRPr="00773645" w:rsidRDefault="00C10556" w:rsidP="006F7F47">
      <w:pPr>
        <w:pStyle w:val="CM41"/>
        <w:shd w:val="clear" w:color="auto" w:fill="FFFFFF" w:themeFill="background1"/>
        <w:tabs>
          <w:tab w:val="left" w:pos="720"/>
        </w:tabs>
        <w:rPr>
          <w:rFonts w:ascii="Times New Roman" w:hAnsi="Times New Roman"/>
          <w:shd w:val="clear" w:color="auto" w:fill="FFFFFF"/>
        </w:rPr>
      </w:pPr>
      <w:r w:rsidRPr="00773645">
        <w:rPr>
          <w:rFonts w:ascii="Times New Roman" w:hAnsi="Times New Roman"/>
        </w:rPr>
        <w:t xml:space="preserve">Nakamura, K., </w:t>
      </w:r>
      <w:proofErr w:type="spellStart"/>
      <w:r w:rsidRPr="00773645">
        <w:rPr>
          <w:rFonts w:ascii="Times New Roman" w:hAnsi="Times New Roman"/>
        </w:rPr>
        <w:t>Kockelman</w:t>
      </w:r>
      <w:proofErr w:type="spellEnd"/>
      <w:r w:rsidRPr="00773645">
        <w:rPr>
          <w:rFonts w:ascii="Times New Roman" w:hAnsi="Times New Roman"/>
        </w:rPr>
        <w:t>, K.M.</w:t>
      </w:r>
      <w:r w:rsidR="002D2FF0" w:rsidRPr="00773645">
        <w:rPr>
          <w:rFonts w:ascii="Times New Roman" w:hAnsi="Times New Roman"/>
        </w:rPr>
        <w:t>, 2002.</w:t>
      </w:r>
      <w:r w:rsidRPr="00773645">
        <w:rPr>
          <w:rFonts w:ascii="Times New Roman" w:hAnsi="Times New Roman"/>
        </w:rPr>
        <w:t xml:space="preserve"> Congestion pricing and </w:t>
      </w:r>
      <w:proofErr w:type="spellStart"/>
      <w:r w:rsidRPr="00773645">
        <w:rPr>
          <w:rFonts w:ascii="Times New Roman" w:hAnsi="Times New Roman"/>
        </w:rPr>
        <w:t>roadspace</w:t>
      </w:r>
      <w:proofErr w:type="spellEnd"/>
      <w:r w:rsidRPr="00773645">
        <w:rPr>
          <w:rFonts w:ascii="Times New Roman" w:hAnsi="Times New Roman"/>
        </w:rPr>
        <w:t xml:space="preserve"> rationing: an application to the San Francisco Bay Bridge corridor.</w:t>
      </w:r>
      <w:r w:rsidRPr="00773645">
        <w:rPr>
          <w:rStyle w:val="apple-converted-space"/>
          <w:rFonts w:ascii="Times New Roman" w:hAnsi="Times New Roman"/>
        </w:rPr>
        <w:t> </w:t>
      </w:r>
      <w:r w:rsidRPr="00773645">
        <w:rPr>
          <w:rFonts w:ascii="Times New Roman" w:hAnsi="Times New Roman"/>
          <w:iCs/>
        </w:rPr>
        <w:t>Transp</w:t>
      </w:r>
      <w:r w:rsidR="002D2FF0" w:rsidRPr="00773645">
        <w:rPr>
          <w:rFonts w:ascii="Times New Roman" w:hAnsi="Times New Roman"/>
          <w:iCs/>
        </w:rPr>
        <w:t>.</w:t>
      </w:r>
      <w:r w:rsidRPr="00773645">
        <w:rPr>
          <w:rFonts w:ascii="Times New Roman" w:hAnsi="Times New Roman"/>
          <w:iCs/>
        </w:rPr>
        <w:t xml:space="preserve"> Res</w:t>
      </w:r>
      <w:r w:rsidR="002D2FF0" w:rsidRPr="00773645">
        <w:rPr>
          <w:rFonts w:ascii="Times New Roman" w:hAnsi="Times New Roman"/>
          <w:iCs/>
        </w:rPr>
        <w:t>.</w:t>
      </w:r>
      <w:r w:rsidRPr="00773645">
        <w:rPr>
          <w:rFonts w:ascii="Times New Roman" w:hAnsi="Times New Roman"/>
          <w:iCs/>
        </w:rPr>
        <w:t xml:space="preserve"> Part A</w:t>
      </w:r>
      <w:r w:rsidR="002D2FF0" w:rsidRPr="00773645">
        <w:rPr>
          <w:rFonts w:ascii="Times New Roman" w:hAnsi="Times New Roman"/>
          <w:iCs/>
        </w:rPr>
        <w:t>.</w:t>
      </w:r>
      <w:r w:rsidRPr="00773645">
        <w:rPr>
          <w:rStyle w:val="apple-converted-space"/>
          <w:rFonts w:ascii="Times New Roman" w:hAnsi="Times New Roman"/>
        </w:rPr>
        <w:t xml:space="preserve"> </w:t>
      </w:r>
      <w:r w:rsidRPr="00773645">
        <w:rPr>
          <w:rFonts w:ascii="Times New Roman" w:hAnsi="Times New Roman"/>
          <w:iCs/>
        </w:rPr>
        <w:t>36</w:t>
      </w:r>
      <w:r w:rsidR="002D2FF0" w:rsidRPr="00773645">
        <w:rPr>
          <w:rFonts w:ascii="Times New Roman" w:hAnsi="Times New Roman"/>
          <w:iCs/>
        </w:rPr>
        <w:t>(5),</w:t>
      </w:r>
      <w:r w:rsidRPr="00773645">
        <w:rPr>
          <w:rFonts w:ascii="Times New Roman" w:hAnsi="Times New Roman"/>
        </w:rPr>
        <w:t xml:space="preserve"> 403</w:t>
      </w:r>
      <w:r w:rsidR="00773645" w:rsidRPr="00773645">
        <w:rPr>
          <w:rFonts w:ascii="Times New Roman" w:hAnsi="Times New Roman"/>
          <w:shd w:val="clear" w:color="auto" w:fill="FFFFFF" w:themeFill="background1"/>
        </w:rPr>
        <w:t>–</w:t>
      </w:r>
      <w:r w:rsidRPr="00773645">
        <w:rPr>
          <w:rFonts w:ascii="Times New Roman" w:hAnsi="Times New Roman"/>
        </w:rPr>
        <w:t>417.</w:t>
      </w:r>
      <w:bookmarkEnd w:id="42"/>
      <w:r w:rsidRPr="00773645">
        <w:rPr>
          <w:rFonts w:ascii="Times New Roman" w:hAnsi="Times New Roman"/>
        </w:rPr>
        <w:t xml:space="preserve"> </w:t>
      </w:r>
      <w:bookmarkEnd w:id="43"/>
    </w:p>
    <w:p w14:paraId="276EB2C2" w14:textId="77777777" w:rsidR="003B69F8" w:rsidRPr="00773645" w:rsidRDefault="003B69F8" w:rsidP="003B69F8">
      <w:pPr>
        <w:pStyle w:val="Default"/>
      </w:pPr>
    </w:p>
    <w:p w14:paraId="44401B5B" w14:textId="14942F79" w:rsidR="00627F5A" w:rsidRPr="00773645" w:rsidRDefault="00627F5A" w:rsidP="006F7F47">
      <w:pPr>
        <w:pStyle w:val="CM41"/>
        <w:shd w:val="clear" w:color="auto" w:fill="FFFFFF" w:themeFill="background1"/>
        <w:tabs>
          <w:tab w:val="left" w:pos="720"/>
        </w:tabs>
        <w:rPr>
          <w:rFonts w:ascii="Times New Roman" w:hAnsi="Times New Roman"/>
          <w:shd w:val="clear" w:color="auto" w:fill="FFFFFF"/>
        </w:rPr>
      </w:pPr>
      <w:r w:rsidRPr="00773645">
        <w:rPr>
          <w:rFonts w:ascii="Times New Roman" w:hAnsi="Times New Roman"/>
        </w:rPr>
        <w:t>NCSL.</w:t>
      </w:r>
      <w:r w:rsidR="002D2FF0" w:rsidRPr="00773645">
        <w:rPr>
          <w:rFonts w:ascii="Times New Roman" w:hAnsi="Times New Roman"/>
        </w:rPr>
        <w:t>, 2004</w:t>
      </w:r>
      <w:r w:rsidRPr="00773645">
        <w:rPr>
          <w:rFonts w:ascii="Times New Roman" w:hAnsi="Times New Roman"/>
        </w:rPr>
        <w:t xml:space="preserve"> Compilation from Highway Statistics, Finance Series. Federal Highway Administration, Table SF-1, 1999</w:t>
      </w:r>
      <w:r w:rsidR="00773645" w:rsidRPr="00773645">
        <w:rPr>
          <w:rFonts w:ascii="Times New Roman" w:hAnsi="Times New Roman"/>
          <w:shd w:val="clear" w:color="auto" w:fill="FFFFFF" w:themeFill="background1"/>
        </w:rPr>
        <w:t>–</w:t>
      </w:r>
      <w:r w:rsidRPr="00773645">
        <w:rPr>
          <w:rFonts w:ascii="Times New Roman" w:hAnsi="Times New Roman"/>
        </w:rPr>
        <w:t>2004.</w:t>
      </w:r>
    </w:p>
    <w:p w14:paraId="4D5F7D1C" w14:textId="77777777" w:rsidR="006F7F47" w:rsidRPr="00773645" w:rsidRDefault="006F7F47" w:rsidP="006F7F47">
      <w:pPr>
        <w:pStyle w:val="CM41"/>
        <w:shd w:val="clear" w:color="auto" w:fill="FFFFFF" w:themeFill="background1"/>
        <w:tabs>
          <w:tab w:val="left" w:pos="720"/>
        </w:tabs>
        <w:rPr>
          <w:rFonts w:ascii="Times New Roman" w:hAnsi="Times New Roman"/>
        </w:rPr>
      </w:pPr>
    </w:p>
    <w:p w14:paraId="60E68BE5" w14:textId="0974478A" w:rsidR="006F7F47" w:rsidRPr="00773645" w:rsidRDefault="00A81167" w:rsidP="006F7F47">
      <w:pPr>
        <w:pStyle w:val="CM41"/>
        <w:shd w:val="clear" w:color="auto" w:fill="FFFFFF" w:themeFill="background1"/>
        <w:tabs>
          <w:tab w:val="left" w:pos="720"/>
        </w:tabs>
        <w:rPr>
          <w:rFonts w:ascii="Times New Roman" w:hAnsi="Times New Roman"/>
        </w:rPr>
      </w:pPr>
      <w:proofErr w:type="spellStart"/>
      <w:r w:rsidRPr="00773645">
        <w:rPr>
          <w:rFonts w:ascii="Times New Roman" w:hAnsi="Times New Roman"/>
        </w:rPr>
        <w:t>Odeck</w:t>
      </w:r>
      <w:proofErr w:type="spellEnd"/>
      <w:r w:rsidRPr="00773645">
        <w:rPr>
          <w:rFonts w:ascii="Times New Roman" w:hAnsi="Times New Roman"/>
        </w:rPr>
        <w:t xml:space="preserve">, J., &amp; </w:t>
      </w:r>
      <w:proofErr w:type="spellStart"/>
      <w:r w:rsidRPr="00773645">
        <w:rPr>
          <w:rFonts w:ascii="Times New Roman" w:hAnsi="Times New Roman"/>
        </w:rPr>
        <w:t>Welde</w:t>
      </w:r>
      <w:proofErr w:type="spellEnd"/>
      <w:r w:rsidRPr="00773645">
        <w:rPr>
          <w:rFonts w:ascii="Times New Roman" w:hAnsi="Times New Roman"/>
        </w:rPr>
        <w:t>, M.</w:t>
      </w:r>
      <w:r w:rsidR="002D2FF0" w:rsidRPr="00773645">
        <w:rPr>
          <w:rFonts w:ascii="Times New Roman" w:hAnsi="Times New Roman"/>
        </w:rPr>
        <w:t>, 2017.</w:t>
      </w:r>
      <w:r w:rsidRPr="00773645">
        <w:rPr>
          <w:rFonts w:ascii="Times New Roman" w:hAnsi="Times New Roman"/>
        </w:rPr>
        <w:t xml:space="preserve"> The accuracy of toll road traffic forecasts: An econometric evaluation. </w:t>
      </w:r>
      <w:r w:rsidR="002D2FF0" w:rsidRPr="00773645">
        <w:rPr>
          <w:rFonts w:ascii="Times New Roman" w:hAnsi="Times New Roman"/>
        </w:rPr>
        <w:t>Transp. Res.</w:t>
      </w:r>
      <w:r w:rsidRPr="00773645">
        <w:rPr>
          <w:rFonts w:ascii="Times New Roman" w:hAnsi="Times New Roman"/>
        </w:rPr>
        <w:t xml:space="preserve"> Part A</w:t>
      </w:r>
      <w:r w:rsidR="002D2FF0" w:rsidRPr="00773645">
        <w:rPr>
          <w:rFonts w:ascii="Times New Roman" w:hAnsi="Times New Roman"/>
        </w:rPr>
        <w:t>.</w:t>
      </w:r>
      <w:bookmarkStart w:id="44" w:name="_Ref487647534"/>
      <w:bookmarkStart w:id="45" w:name="_Ref488927650"/>
      <w:r w:rsidR="006A6E32">
        <w:rPr>
          <w:rFonts w:ascii="Times New Roman" w:hAnsi="Times New Roman"/>
        </w:rPr>
        <w:t>101, 73-85.</w:t>
      </w:r>
    </w:p>
    <w:p w14:paraId="26B766AB" w14:textId="77777777" w:rsidR="006F7F47" w:rsidRPr="00773645" w:rsidRDefault="006F7F47" w:rsidP="006F7F47">
      <w:pPr>
        <w:pStyle w:val="CM41"/>
        <w:shd w:val="clear" w:color="auto" w:fill="FFFFFF" w:themeFill="background1"/>
        <w:tabs>
          <w:tab w:val="left" w:pos="720"/>
        </w:tabs>
        <w:rPr>
          <w:rFonts w:ascii="Times New Roman" w:hAnsi="Times New Roman"/>
        </w:rPr>
      </w:pPr>
    </w:p>
    <w:p w14:paraId="7B46BB59" w14:textId="685CD1EB" w:rsidR="006F7F47" w:rsidRPr="00773645" w:rsidRDefault="00C10556" w:rsidP="006F7F47">
      <w:pPr>
        <w:pStyle w:val="CM41"/>
        <w:shd w:val="clear" w:color="auto" w:fill="FFFFFF" w:themeFill="background1"/>
        <w:tabs>
          <w:tab w:val="left" w:pos="720"/>
        </w:tabs>
        <w:rPr>
          <w:rFonts w:ascii="Times New Roman" w:hAnsi="Times New Roman"/>
        </w:rPr>
      </w:pPr>
      <w:r w:rsidRPr="00773645">
        <w:rPr>
          <w:rFonts w:ascii="Times New Roman" w:hAnsi="Times New Roman"/>
        </w:rPr>
        <w:t>Parry, I.W.H., Bento, A.M.</w:t>
      </w:r>
      <w:r w:rsidR="002D2FF0" w:rsidRPr="00773645">
        <w:rPr>
          <w:rFonts w:ascii="Times New Roman" w:hAnsi="Times New Roman"/>
        </w:rPr>
        <w:t>, 2002.</w:t>
      </w:r>
      <w:r w:rsidRPr="00773645">
        <w:rPr>
          <w:rFonts w:ascii="Times New Roman" w:hAnsi="Times New Roman"/>
        </w:rPr>
        <w:t xml:space="preserve"> </w:t>
      </w:r>
      <w:r w:rsidRPr="00773645">
        <w:rPr>
          <w:rFonts w:ascii="Times New Roman" w:hAnsi="Times New Roman"/>
          <w:bCs/>
        </w:rPr>
        <w:t>Estimating the welfare effect of congestion taxes: the critical importance of other distortions within the transport system</w:t>
      </w:r>
      <w:r w:rsidRPr="00773645">
        <w:rPr>
          <w:rFonts w:ascii="Times New Roman" w:hAnsi="Times New Roman"/>
        </w:rPr>
        <w:t>. J</w:t>
      </w:r>
      <w:r w:rsidR="002D2FF0" w:rsidRPr="00773645">
        <w:rPr>
          <w:rFonts w:ascii="Times New Roman" w:hAnsi="Times New Roman"/>
        </w:rPr>
        <w:t>.</w:t>
      </w:r>
      <w:r w:rsidRPr="00773645">
        <w:rPr>
          <w:rFonts w:ascii="Times New Roman" w:hAnsi="Times New Roman"/>
        </w:rPr>
        <w:t xml:space="preserve"> Urban Econ</w:t>
      </w:r>
      <w:r w:rsidR="002D2FF0" w:rsidRPr="00773645">
        <w:rPr>
          <w:rFonts w:ascii="Times New Roman" w:hAnsi="Times New Roman"/>
        </w:rPr>
        <w:t>.</w:t>
      </w:r>
      <w:r w:rsidRPr="00773645">
        <w:rPr>
          <w:rFonts w:ascii="Times New Roman" w:hAnsi="Times New Roman"/>
        </w:rPr>
        <w:t xml:space="preserve"> 51</w:t>
      </w:r>
      <w:r w:rsidR="002D2FF0" w:rsidRPr="00773645">
        <w:rPr>
          <w:rFonts w:ascii="Times New Roman" w:hAnsi="Times New Roman"/>
        </w:rPr>
        <w:t>(2)</w:t>
      </w:r>
      <w:r w:rsidRPr="00773645">
        <w:rPr>
          <w:rFonts w:ascii="Times New Roman" w:hAnsi="Times New Roman"/>
        </w:rPr>
        <w:t>, 339–365.</w:t>
      </w:r>
      <w:bookmarkEnd w:id="44"/>
      <w:r w:rsidRPr="00773645">
        <w:rPr>
          <w:rFonts w:ascii="Times New Roman" w:hAnsi="Times New Roman"/>
        </w:rPr>
        <w:t xml:space="preserve"> </w:t>
      </w:r>
      <w:bookmarkStart w:id="46" w:name="_Ref488926968"/>
      <w:bookmarkEnd w:id="45"/>
    </w:p>
    <w:p w14:paraId="04FAA975"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themeFill="background1"/>
        </w:rPr>
      </w:pPr>
    </w:p>
    <w:p w14:paraId="77FF66C4" w14:textId="1E90E66B" w:rsidR="00C10556" w:rsidRPr="00773645" w:rsidRDefault="00C10556" w:rsidP="006F7F47">
      <w:pPr>
        <w:pStyle w:val="CM41"/>
        <w:shd w:val="clear" w:color="auto" w:fill="FFFFFF" w:themeFill="background1"/>
        <w:tabs>
          <w:tab w:val="left" w:pos="720"/>
        </w:tabs>
        <w:rPr>
          <w:rFonts w:ascii="Times New Roman" w:hAnsi="Times New Roman"/>
        </w:rPr>
      </w:pPr>
      <w:r w:rsidRPr="00773645">
        <w:rPr>
          <w:rFonts w:ascii="Times New Roman" w:hAnsi="Times New Roman"/>
          <w:shd w:val="clear" w:color="auto" w:fill="FFFFFF" w:themeFill="background1"/>
        </w:rPr>
        <w:t xml:space="preserve">Peirce, S., </w:t>
      </w:r>
      <w:proofErr w:type="spellStart"/>
      <w:r w:rsidRPr="00773645">
        <w:rPr>
          <w:rFonts w:ascii="Times New Roman" w:hAnsi="Times New Roman"/>
          <w:shd w:val="clear" w:color="auto" w:fill="FFFFFF" w:themeFill="background1"/>
        </w:rPr>
        <w:t>Petrella</w:t>
      </w:r>
      <w:proofErr w:type="spellEnd"/>
      <w:r w:rsidRPr="00773645">
        <w:rPr>
          <w:rFonts w:ascii="Times New Roman" w:hAnsi="Times New Roman"/>
          <w:shd w:val="clear" w:color="auto" w:fill="FFFFFF" w:themeFill="background1"/>
        </w:rPr>
        <w:t xml:space="preserve">, M.., Puckett, S., </w:t>
      </w:r>
      <w:proofErr w:type="spellStart"/>
      <w:r w:rsidRPr="00773645">
        <w:rPr>
          <w:rFonts w:ascii="Times New Roman" w:hAnsi="Times New Roman"/>
          <w:shd w:val="clear" w:color="auto" w:fill="FFFFFF" w:themeFill="background1"/>
        </w:rPr>
        <w:t>Minnice</w:t>
      </w:r>
      <w:proofErr w:type="spellEnd"/>
      <w:r w:rsidRPr="00773645">
        <w:rPr>
          <w:rFonts w:ascii="Times New Roman" w:hAnsi="Times New Roman"/>
          <w:shd w:val="clear" w:color="auto" w:fill="FFFFFF" w:themeFill="background1"/>
        </w:rPr>
        <w:t xml:space="preserve">, P., </w:t>
      </w:r>
      <w:proofErr w:type="spellStart"/>
      <w:r w:rsidRPr="00773645">
        <w:rPr>
          <w:rFonts w:ascii="Times New Roman" w:hAnsi="Times New Roman"/>
          <w:shd w:val="clear" w:color="auto" w:fill="FFFFFF" w:themeFill="background1"/>
        </w:rPr>
        <w:t>Lappin</w:t>
      </w:r>
      <w:proofErr w:type="spellEnd"/>
      <w:r w:rsidRPr="00773645">
        <w:rPr>
          <w:rFonts w:ascii="Times New Roman" w:hAnsi="Times New Roman"/>
          <w:shd w:val="clear" w:color="auto" w:fill="FFFFFF" w:themeFill="background1"/>
        </w:rPr>
        <w:t>, J.</w:t>
      </w:r>
      <w:r w:rsidR="002D2FF0" w:rsidRPr="00773645">
        <w:rPr>
          <w:rFonts w:ascii="Times New Roman" w:hAnsi="Times New Roman"/>
          <w:shd w:val="clear" w:color="auto" w:fill="FFFFFF" w:themeFill="background1"/>
        </w:rPr>
        <w:t>, 2004.</w:t>
      </w:r>
      <w:r w:rsidRPr="00773645">
        <w:rPr>
          <w:rFonts w:ascii="Times New Roman" w:hAnsi="Times New Roman"/>
          <w:shd w:val="clear" w:color="auto" w:fill="FFFFFF" w:themeFill="background1"/>
        </w:rPr>
        <w:t xml:space="preserve"> Urban Partnership Agreement and Congestion Reduction Demonstration Programs.</w:t>
      </w:r>
      <w:r w:rsidRPr="00773645">
        <w:rPr>
          <w:rFonts w:ascii="Times New Roman" w:hAnsi="Times New Roman"/>
          <w:shd w:val="clear" w:color="auto" w:fill="F8F8F8"/>
        </w:rPr>
        <w:t xml:space="preserve"> </w:t>
      </w:r>
      <w:r w:rsidRPr="00773645">
        <w:rPr>
          <w:rFonts w:ascii="Times New Roman" w:hAnsi="Times New Roman"/>
          <w:shd w:val="clear" w:color="auto" w:fill="FFFFFF"/>
        </w:rPr>
        <w:t>Volpe National Transportation Systems Center</w:t>
      </w:r>
      <w:r w:rsidR="003B69F8" w:rsidRPr="00773645">
        <w:rPr>
          <w:rFonts w:ascii="Times New Roman" w:hAnsi="Times New Roman"/>
          <w:shd w:val="clear" w:color="auto" w:fill="FFFFFF"/>
        </w:rPr>
        <w:t>, Cambridge MA</w:t>
      </w:r>
      <w:r w:rsidR="002D2FF0" w:rsidRPr="00773645">
        <w:rPr>
          <w:rFonts w:ascii="Times New Roman" w:hAnsi="Times New Roman"/>
          <w:shd w:val="clear" w:color="auto" w:fill="FFFFFF"/>
        </w:rPr>
        <w:t>.</w:t>
      </w:r>
      <w:bookmarkEnd w:id="46"/>
    </w:p>
    <w:p w14:paraId="43E5ABDB"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themeFill="background1"/>
        </w:rPr>
      </w:pPr>
      <w:bookmarkStart w:id="47" w:name="_Ref488926980"/>
    </w:p>
    <w:p w14:paraId="6D96AFEA" w14:textId="3A5DFB21" w:rsidR="00C10556" w:rsidRPr="00773645" w:rsidRDefault="00C10556" w:rsidP="006F7F47">
      <w:pPr>
        <w:pStyle w:val="CM41"/>
        <w:shd w:val="clear" w:color="auto" w:fill="FFFFFF" w:themeFill="background1"/>
        <w:tabs>
          <w:tab w:val="left" w:pos="720"/>
        </w:tabs>
        <w:rPr>
          <w:rFonts w:ascii="Times New Roman" w:hAnsi="Times New Roman"/>
        </w:rPr>
      </w:pPr>
      <w:proofErr w:type="spellStart"/>
      <w:r w:rsidRPr="00773645">
        <w:rPr>
          <w:rFonts w:ascii="Times New Roman" w:hAnsi="Times New Roman"/>
          <w:shd w:val="clear" w:color="auto" w:fill="FFFFFF" w:themeFill="background1"/>
        </w:rPr>
        <w:t>Pessaro</w:t>
      </w:r>
      <w:proofErr w:type="spellEnd"/>
      <w:r w:rsidRPr="00773645">
        <w:rPr>
          <w:rFonts w:ascii="Times New Roman" w:hAnsi="Times New Roman"/>
          <w:shd w:val="clear" w:color="auto" w:fill="FFFFFF" w:themeFill="background1"/>
        </w:rPr>
        <w:t>, B.</w:t>
      </w:r>
      <w:r w:rsidR="00F92F34" w:rsidRPr="00773645">
        <w:rPr>
          <w:rFonts w:ascii="Times New Roman" w:hAnsi="Times New Roman"/>
          <w:shd w:val="clear" w:color="auto" w:fill="FFFFFF" w:themeFill="background1"/>
        </w:rPr>
        <w:t>,</w:t>
      </w:r>
      <w:r w:rsidRPr="00773645">
        <w:rPr>
          <w:rFonts w:ascii="Times New Roman" w:hAnsi="Times New Roman"/>
          <w:shd w:val="clear" w:color="auto" w:fill="FFFFFF" w:themeFill="background1"/>
        </w:rPr>
        <w:t xml:space="preserve"> Van </w:t>
      </w:r>
      <w:proofErr w:type="spellStart"/>
      <w:r w:rsidRPr="00773645">
        <w:rPr>
          <w:rFonts w:ascii="Times New Roman" w:hAnsi="Times New Roman"/>
          <w:shd w:val="clear" w:color="auto" w:fill="FFFFFF" w:themeFill="background1"/>
        </w:rPr>
        <w:t>Nostrand</w:t>
      </w:r>
      <w:proofErr w:type="spellEnd"/>
      <w:r w:rsidRPr="00773645">
        <w:rPr>
          <w:rFonts w:ascii="Times New Roman" w:hAnsi="Times New Roman"/>
          <w:shd w:val="clear" w:color="auto" w:fill="FFFFFF" w:themeFill="background1"/>
        </w:rPr>
        <w:t>, C.</w:t>
      </w:r>
      <w:r w:rsidR="002D2FF0" w:rsidRPr="00773645">
        <w:rPr>
          <w:rFonts w:ascii="Times New Roman" w:hAnsi="Times New Roman"/>
          <w:shd w:val="clear" w:color="auto" w:fill="FFFFFF" w:themeFill="background1"/>
        </w:rPr>
        <w:t>, 2014.</w:t>
      </w:r>
      <w:r w:rsidRPr="00773645">
        <w:rPr>
          <w:rFonts w:ascii="Times New Roman" w:hAnsi="Times New Roman"/>
          <w:shd w:val="clear" w:color="auto" w:fill="FFFFFF" w:themeFill="background1"/>
        </w:rPr>
        <w:t xml:space="preserve"> Impacts of Congestion Pricing in Miami, Florida.</w:t>
      </w:r>
      <w:r w:rsidRPr="00773645">
        <w:rPr>
          <w:rStyle w:val="apple-converted-space"/>
          <w:rFonts w:ascii="Times New Roman" w:hAnsi="Times New Roman"/>
          <w:shd w:val="clear" w:color="auto" w:fill="FFFFFF" w:themeFill="background1"/>
        </w:rPr>
        <w:t> </w:t>
      </w:r>
      <w:r w:rsidRPr="00773645">
        <w:rPr>
          <w:rFonts w:ascii="Times New Roman" w:hAnsi="Times New Roman"/>
          <w:iCs/>
          <w:shd w:val="clear" w:color="auto" w:fill="FFFFFF" w:themeFill="background1"/>
        </w:rPr>
        <w:t xml:space="preserve">Traffic </w:t>
      </w:r>
      <w:proofErr w:type="spellStart"/>
      <w:r w:rsidRPr="00773645">
        <w:rPr>
          <w:rFonts w:ascii="Times New Roman" w:hAnsi="Times New Roman"/>
          <w:iCs/>
          <w:shd w:val="clear" w:color="auto" w:fill="FFFFFF" w:themeFill="background1"/>
        </w:rPr>
        <w:t>Engg</w:t>
      </w:r>
      <w:proofErr w:type="spellEnd"/>
      <w:r w:rsidRPr="00773645">
        <w:rPr>
          <w:rFonts w:ascii="Times New Roman" w:hAnsi="Times New Roman"/>
          <w:iCs/>
          <w:shd w:val="clear" w:color="auto" w:fill="FFFFFF" w:themeFill="background1"/>
        </w:rPr>
        <w:t xml:space="preserve"> &amp; Ctrl</w:t>
      </w:r>
      <w:r w:rsidR="002D2FF0" w:rsidRPr="00773645">
        <w:rPr>
          <w:rFonts w:ascii="Times New Roman" w:hAnsi="Times New Roman"/>
          <w:shd w:val="clear" w:color="auto" w:fill="FFFFFF" w:themeFill="background1"/>
        </w:rPr>
        <w:t>.</w:t>
      </w:r>
      <w:r w:rsidRPr="00773645">
        <w:rPr>
          <w:rStyle w:val="apple-converted-space"/>
          <w:rFonts w:ascii="Times New Roman" w:hAnsi="Times New Roman"/>
          <w:shd w:val="clear" w:color="auto" w:fill="FFFFFF" w:themeFill="background1"/>
        </w:rPr>
        <w:t> </w:t>
      </w:r>
      <w:r w:rsidRPr="00773645">
        <w:rPr>
          <w:rFonts w:ascii="Times New Roman" w:hAnsi="Times New Roman"/>
          <w:iCs/>
          <w:shd w:val="clear" w:color="auto" w:fill="FFFFFF" w:themeFill="background1"/>
        </w:rPr>
        <w:t>55</w:t>
      </w:r>
      <w:r w:rsidR="002D2FF0" w:rsidRPr="00773645">
        <w:rPr>
          <w:rFonts w:ascii="Times New Roman" w:hAnsi="Times New Roman"/>
          <w:iCs/>
          <w:shd w:val="clear" w:color="auto" w:fill="FFFFFF" w:themeFill="background1"/>
        </w:rPr>
        <w:t>(3),</w:t>
      </w:r>
      <w:r w:rsidRPr="00773645">
        <w:rPr>
          <w:rFonts w:ascii="Times New Roman" w:hAnsi="Times New Roman"/>
          <w:shd w:val="clear" w:color="auto" w:fill="FFFFFF" w:themeFill="background1"/>
        </w:rPr>
        <w:t xml:space="preserve"> 99</w:t>
      </w:r>
      <w:r w:rsidR="00773645" w:rsidRPr="00773645">
        <w:rPr>
          <w:rFonts w:ascii="Times New Roman" w:hAnsi="Times New Roman"/>
          <w:shd w:val="clear" w:color="auto" w:fill="FFFFFF" w:themeFill="background1"/>
        </w:rPr>
        <w:t>–</w:t>
      </w:r>
      <w:r w:rsidRPr="00773645">
        <w:rPr>
          <w:rFonts w:ascii="Times New Roman" w:hAnsi="Times New Roman"/>
          <w:shd w:val="clear" w:color="auto" w:fill="FFFFFF" w:themeFill="background1"/>
        </w:rPr>
        <w:t>103.</w:t>
      </w:r>
      <w:bookmarkEnd w:id="47"/>
    </w:p>
    <w:p w14:paraId="2DEBE3B7"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themeFill="background1"/>
        </w:rPr>
      </w:pPr>
    </w:p>
    <w:p w14:paraId="4379A445" w14:textId="6028B7E7" w:rsidR="006F7F47" w:rsidRPr="00773645" w:rsidRDefault="00627F5A" w:rsidP="006F7F47">
      <w:pPr>
        <w:pStyle w:val="CM41"/>
        <w:shd w:val="clear" w:color="auto" w:fill="FFFFFF" w:themeFill="background1"/>
        <w:tabs>
          <w:tab w:val="left" w:pos="720"/>
        </w:tabs>
        <w:rPr>
          <w:rFonts w:ascii="Times New Roman" w:hAnsi="Times New Roman"/>
        </w:rPr>
      </w:pPr>
      <w:proofErr w:type="spellStart"/>
      <w:r w:rsidRPr="00773645">
        <w:rPr>
          <w:rFonts w:ascii="Times New Roman" w:hAnsi="Times New Roman"/>
          <w:shd w:val="clear" w:color="auto" w:fill="FFFFFF" w:themeFill="background1"/>
        </w:rPr>
        <w:t>Petrella</w:t>
      </w:r>
      <w:proofErr w:type="spellEnd"/>
      <w:r w:rsidRPr="00773645">
        <w:rPr>
          <w:rFonts w:ascii="Times New Roman" w:hAnsi="Times New Roman"/>
          <w:shd w:val="clear" w:color="auto" w:fill="FFFFFF" w:themeFill="background1"/>
        </w:rPr>
        <w:t xml:space="preserve">, M., Puckett, S., Peirce, S., </w:t>
      </w:r>
      <w:proofErr w:type="spellStart"/>
      <w:r w:rsidRPr="00773645">
        <w:rPr>
          <w:rFonts w:ascii="Times New Roman" w:hAnsi="Times New Roman"/>
          <w:shd w:val="clear" w:color="auto" w:fill="FFFFFF" w:themeFill="background1"/>
        </w:rPr>
        <w:t>Minnice</w:t>
      </w:r>
      <w:proofErr w:type="spellEnd"/>
      <w:r w:rsidRPr="00773645">
        <w:rPr>
          <w:rFonts w:ascii="Times New Roman" w:hAnsi="Times New Roman"/>
          <w:shd w:val="clear" w:color="auto" w:fill="FFFFFF" w:themeFill="background1"/>
        </w:rPr>
        <w:t xml:space="preserve">, P., and </w:t>
      </w:r>
      <w:proofErr w:type="spellStart"/>
      <w:r w:rsidRPr="00773645">
        <w:rPr>
          <w:rFonts w:ascii="Times New Roman" w:hAnsi="Times New Roman"/>
          <w:shd w:val="clear" w:color="auto" w:fill="FFFFFF" w:themeFill="background1"/>
        </w:rPr>
        <w:t>Lappin</w:t>
      </w:r>
      <w:proofErr w:type="spellEnd"/>
      <w:r w:rsidRPr="00773645">
        <w:rPr>
          <w:rFonts w:ascii="Times New Roman" w:hAnsi="Times New Roman"/>
          <w:shd w:val="clear" w:color="auto" w:fill="FFFFFF" w:themeFill="background1"/>
        </w:rPr>
        <w:t>, J.</w:t>
      </w:r>
      <w:r w:rsidR="002D2FF0" w:rsidRPr="00773645">
        <w:rPr>
          <w:rFonts w:ascii="Times New Roman" w:hAnsi="Times New Roman"/>
          <w:shd w:val="clear" w:color="auto" w:fill="FFFFFF" w:themeFill="background1"/>
        </w:rPr>
        <w:t>, 2014.</w:t>
      </w:r>
      <w:r w:rsidRPr="00773645">
        <w:rPr>
          <w:rFonts w:ascii="Times New Roman" w:hAnsi="Times New Roman"/>
          <w:shd w:val="clear" w:color="auto" w:fill="FFFFFF" w:themeFill="background1"/>
        </w:rPr>
        <w:t xml:space="preserve"> Effects of Full-Facility Variable Tolling on Traveler Behavior: Evidence from a Panel Study of the I-85 Corridor</w:t>
      </w:r>
      <w:r w:rsidRPr="00773645">
        <w:rPr>
          <w:rFonts w:ascii="Times New Roman" w:hAnsi="Times New Roman"/>
          <w:shd w:val="clear" w:color="auto" w:fill="F8F8F8"/>
        </w:rPr>
        <w:t xml:space="preserve"> </w:t>
      </w:r>
      <w:r w:rsidRPr="00773645">
        <w:rPr>
          <w:rFonts w:ascii="Times New Roman" w:hAnsi="Times New Roman"/>
          <w:shd w:val="clear" w:color="auto" w:fill="FFFFFF" w:themeFill="background1"/>
        </w:rPr>
        <w:t xml:space="preserve">in Atlanta, </w:t>
      </w:r>
      <w:r w:rsidRPr="00773645">
        <w:rPr>
          <w:rFonts w:ascii="Times New Roman" w:hAnsi="Times New Roman"/>
          <w:shd w:val="clear" w:color="auto" w:fill="FFFFFF"/>
        </w:rPr>
        <w:t>Volpe National Transportation Systems Center</w:t>
      </w:r>
      <w:r w:rsidRPr="00773645">
        <w:rPr>
          <w:rFonts w:ascii="Times New Roman" w:hAnsi="Times New Roman"/>
          <w:shd w:val="clear" w:color="auto" w:fill="FFFFFF" w:themeFill="background1"/>
        </w:rPr>
        <w:t>.</w:t>
      </w:r>
    </w:p>
    <w:p w14:paraId="339E98F3"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rPr>
      </w:pPr>
    </w:p>
    <w:p w14:paraId="09463C13" w14:textId="02091878" w:rsidR="00627F5A" w:rsidRPr="00773645" w:rsidRDefault="00C10556" w:rsidP="006F7F47">
      <w:pPr>
        <w:pStyle w:val="CM41"/>
        <w:shd w:val="clear" w:color="auto" w:fill="FFFFFF" w:themeFill="background1"/>
        <w:tabs>
          <w:tab w:val="left" w:pos="720"/>
        </w:tabs>
        <w:rPr>
          <w:rFonts w:ascii="Times New Roman" w:hAnsi="Times New Roman"/>
        </w:rPr>
      </w:pPr>
      <w:proofErr w:type="spellStart"/>
      <w:r w:rsidRPr="00773645">
        <w:rPr>
          <w:rFonts w:ascii="Times New Roman" w:hAnsi="Times New Roman"/>
          <w:shd w:val="clear" w:color="auto" w:fill="FFFFFF"/>
        </w:rPr>
        <w:t>Ramjerdi</w:t>
      </w:r>
      <w:proofErr w:type="spellEnd"/>
      <w:r w:rsidRPr="00773645">
        <w:rPr>
          <w:rFonts w:ascii="Times New Roman" w:hAnsi="Times New Roman"/>
          <w:shd w:val="clear" w:color="auto" w:fill="FFFFFF"/>
        </w:rPr>
        <w:t xml:space="preserve">, F., </w:t>
      </w:r>
      <w:proofErr w:type="spellStart"/>
      <w:r w:rsidRPr="00773645">
        <w:rPr>
          <w:rFonts w:ascii="Times New Roman" w:hAnsi="Times New Roman"/>
          <w:shd w:val="clear" w:color="auto" w:fill="FFFFFF"/>
        </w:rPr>
        <w:t>Minken</w:t>
      </w:r>
      <w:proofErr w:type="spellEnd"/>
      <w:r w:rsidRPr="00773645">
        <w:rPr>
          <w:rFonts w:ascii="Times New Roman" w:hAnsi="Times New Roman"/>
          <w:shd w:val="clear" w:color="auto" w:fill="FFFFFF"/>
        </w:rPr>
        <w:t xml:space="preserve">, H., and </w:t>
      </w:r>
      <w:proofErr w:type="spellStart"/>
      <w:r w:rsidRPr="00773645">
        <w:rPr>
          <w:rFonts w:ascii="Times New Roman" w:hAnsi="Times New Roman"/>
          <w:shd w:val="clear" w:color="auto" w:fill="FFFFFF"/>
        </w:rPr>
        <w:t>Østmoe</w:t>
      </w:r>
      <w:proofErr w:type="spellEnd"/>
      <w:r w:rsidRPr="00773645">
        <w:rPr>
          <w:rFonts w:ascii="Times New Roman" w:hAnsi="Times New Roman"/>
          <w:shd w:val="clear" w:color="auto" w:fill="FFFFFF"/>
        </w:rPr>
        <w:t>, K.</w:t>
      </w:r>
      <w:r w:rsidR="002D2FF0" w:rsidRPr="00773645">
        <w:rPr>
          <w:rFonts w:ascii="Times New Roman" w:hAnsi="Times New Roman"/>
          <w:shd w:val="clear" w:color="auto" w:fill="FFFFFF"/>
        </w:rPr>
        <w:t>, 2009.</w:t>
      </w:r>
      <w:r w:rsidRPr="00773645">
        <w:rPr>
          <w:rFonts w:ascii="Times New Roman" w:hAnsi="Times New Roman"/>
          <w:shd w:val="clear" w:color="auto" w:fill="FFFFFF"/>
        </w:rPr>
        <w:t xml:space="preserve"> Norwegian Urban Tolls</w:t>
      </w:r>
      <w:r w:rsidR="002D2FF0" w:rsidRPr="00773645">
        <w:rPr>
          <w:rFonts w:ascii="Times New Roman" w:hAnsi="Times New Roman"/>
          <w:shd w:val="clear" w:color="auto" w:fill="FFFFFF"/>
        </w:rPr>
        <w:t xml:space="preserve">. </w:t>
      </w:r>
      <w:r w:rsidRPr="00773645">
        <w:rPr>
          <w:rFonts w:ascii="Times New Roman" w:hAnsi="Times New Roman"/>
          <w:iCs/>
          <w:shd w:val="clear" w:color="auto" w:fill="FFFFFF"/>
        </w:rPr>
        <w:t>Res</w:t>
      </w:r>
      <w:r w:rsidR="002D2FF0" w:rsidRPr="00773645">
        <w:rPr>
          <w:rFonts w:ascii="Times New Roman" w:hAnsi="Times New Roman"/>
          <w:iCs/>
          <w:shd w:val="clear" w:color="auto" w:fill="FFFFFF"/>
        </w:rPr>
        <w:t>.</w:t>
      </w:r>
      <w:r w:rsidRPr="00773645">
        <w:rPr>
          <w:rFonts w:ascii="Times New Roman" w:hAnsi="Times New Roman"/>
          <w:iCs/>
          <w:shd w:val="clear" w:color="auto" w:fill="FFFFFF"/>
        </w:rPr>
        <w:t xml:space="preserve"> in Transp</w:t>
      </w:r>
      <w:r w:rsidR="002D2FF0" w:rsidRPr="00773645">
        <w:rPr>
          <w:rFonts w:ascii="Times New Roman" w:hAnsi="Times New Roman"/>
          <w:iCs/>
          <w:shd w:val="clear" w:color="auto" w:fill="FFFFFF"/>
        </w:rPr>
        <w:t>.</w:t>
      </w:r>
      <w:r w:rsidRPr="00773645">
        <w:rPr>
          <w:rFonts w:ascii="Times New Roman" w:hAnsi="Times New Roman"/>
          <w:iCs/>
          <w:shd w:val="clear" w:color="auto" w:fill="FFFFFF"/>
        </w:rPr>
        <w:t xml:space="preserve"> Econ</w:t>
      </w:r>
      <w:r w:rsidR="002D2FF0" w:rsidRPr="00773645">
        <w:rPr>
          <w:rFonts w:ascii="Times New Roman" w:hAnsi="Times New Roman"/>
          <w:iCs/>
          <w:shd w:val="clear" w:color="auto" w:fill="FFFFFF"/>
        </w:rPr>
        <w:t>.</w:t>
      </w:r>
      <w:r w:rsidRPr="00773645">
        <w:rPr>
          <w:rStyle w:val="apple-converted-space"/>
          <w:rFonts w:ascii="Times New Roman" w:hAnsi="Times New Roman"/>
          <w:shd w:val="clear" w:color="auto" w:fill="FFFFFF"/>
        </w:rPr>
        <w:t> 9</w:t>
      </w:r>
      <w:r w:rsidR="002D2FF0" w:rsidRPr="00773645">
        <w:rPr>
          <w:rStyle w:val="apple-converted-space"/>
          <w:rFonts w:ascii="Times New Roman" w:hAnsi="Times New Roman"/>
          <w:shd w:val="clear" w:color="auto" w:fill="FFFFFF"/>
        </w:rPr>
        <w:t>(</w:t>
      </w:r>
      <w:r w:rsidRPr="00773645">
        <w:rPr>
          <w:rFonts w:ascii="Times New Roman" w:hAnsi="Times New Roman"/>
          <w:shd w:val="clear" w:color="auto" w:fill="FFFFFF"/>
        </w:rPr>
        <w:t>1</w:t>
      </w:r>
      <w:r w:rsidR="002D2FF0" w:rsidRPr="00773645">
        <w:rPr>
          <w:rFonts w:ascii="Times New Roman" w:hAnsi="Times New Roman"/>
          <w:shd w:val="clear" w:color="auto" w:fill="FFFFFF"/>
        </w:rPr>
        <w:t>),</w:t>
      </w:r>
      <w:r w:rsidRPr="00773645">
        <w:rPr>
          <w:rFonts w:ascii="Times New Roman" w:hAnsi="Times New Roman"/>
          <w:shd w:val="clear" w:color="auto" w:fill="FFFFFF"/>
        </w:rPr>
        <w:t xml:space="preserve"> 237</w:t>
      </w:r>
      <w:r w:rsidR="00773645" w:rsidRPr="00773645">
        <w:rPr>
          <w:rFonts w:ascii="Times New Roman" w:hAnsi="Times New Roman"/>
          <w:shd w:val="clear" w:color="auto" w:fill="FFFFFF" w:themeFill="background1"/>
        </w:rPr>
        <w:t>–</w:t>
      </w:r>
      <w:r w:rsidRPr="00773645">
        <w:rPr>
          <w:rFonts w:ascii="Times New Roman" w:hAnsi="Times New Roman"/>
          <w:shd w:val="clear" w:color="auto" w:fill="FFFFFF"/>
        </w:rPr>
        <w:t xml:space="preserve">249. </w:t>
      </w:r>
    </w:p>
    <w:p w14:paraId="2AE7FF4D" w14:textId="77777777" w:rsidR="006F7F47" w:rsidRPr="00773645" w:rsidRDefault="006F7F47" w:rsidP="006F7F47">
      <w:pPr>
        <w:pStyle w:val="CM41"/>
        <w:shd w:val="clear" w:color="auto" w:fill="FFFFFF" w:themeFill="background1"/>
        <w:tabs>
          <w:tab w:val="left" w:pos="720"/>
        </w:tabs>
        <w:ind w:left="720"/>
        <w:rPr>
          <w:rFonts w:ascii="Times New Roman" w:hAnsi="Times New Roman"/>
          <w:shd w:val="clear" w:color="auto" w:fill="FFFFFF"/>
        </w:rPr>
      </w:pPr>
    </w:p>
    <w:p w14:paraId="32C43DA1" w14:textId="789D1D9D" w:rsidR="00627F5A" w:rsidRPr="00773645" w:rsidRDefault="00627F5A" w:rsidP="006F7F47">
      <w:pPr>
        <w:pStyle w:val="CM41"/>
        <w:shd w:val="clear" w:color="auto" w:fill="FFFFFF" w:themeFill="background1"/>
        <w:tabs>
          <w:tab w:val="left" w:pos="720"/>
        </w:tabs>
        <w:rPr>
          <w:rFonts w:ascii="Times New Roman" w:hAnsi="Times New Roman"/>
          <w:shd w:val="clear" w:color="auto" w:fill="FFFFFF"/>
        </w:rPr>
      </w:pPr>
      <w:r w:rsidRPr="00773645">
        <w:rPr>
          <w:rFonts w:ascii="Times New Roman" w:hAnsi="Times New Roman"/>
          <w:shd w:val="clear" w:color="auto" w:fill="FFFFFF"/>
        </w:rPr>
        <w:lastRenderedPageBreak/>
        <w:t xml:space="preserve">Ray, R., </w:t>
      </w:r>
      <w:proofErr w:type="spellStart"/>
      <w:r w:rsidRPr="00773645">
        <w:rPr>
          <w:rFonts w:ascii="Times New Roman" w:hAnsi="Times New Roman"/>
          <w:shd w:val="clear" w:color="auto" w:fill="FFFFFF"/>
        </w:rPr>
        <w:t>Petrella</w:t>
      </w:r>
      <w:proofErr w:type="spellEnd"/>
      <w:r w:rsidRPr="00773645">
        <w:rPr>
          <w:rFonts w:ascii="Times New Roman" w:hAnsi="Times New Roman"/>
          <w:shd w:val="clear" w:color="auto" w:fill="FFFFFF"/>
        </w:rPr>
        <w:t>, M., Pi</w:t>
      </w:r>
      <w:r w:rsidR="00C17E44" w:rsidRPr="00773645">
        <w:rPr>
          <w:rFonts w:ascii="Times New Roman" w:hAnsi="Times New Roman"/>
          <w:shd w:val="clear" w:color="auto" w:fill="FFFFFF"/>
        </w:rPr>
        <w:t>e</w:t>
      </w:r>
      <w:r w:rsidRPr="00773645">
        <w:rPr>
          <w:rFonts w:ascii="Times New Roman" w:hAnsi="Times New Roman"/>
          <w:shd w:val="clear" w:color="auto" w:fill="FFFFFF"/>
        </w:rPr>
        <w:t xml:space="preserve">rce, S., </w:t>
      </w:r>
      <w:proofErr w:type="spellStart"/>
      <w:r w:rsidRPr="00773645">
        <w:rPr>
          <w:rFonts w:ascii="Times New Roman" w:hAnsi="Times New Roman"/>
          <w:shd w:val="clear" w:color="auto" w:fill="FFFFFF"/>
        </w:rPr>
        <w:t>Minnice</w:t>
      </w:r>
      <w:proofErr w:type="spellEnd"/>
      <w:r w:rsidRPr="00773645">
        <w:rPr>
          <w:rFonts w:ascii="Times New Roman" w:hAnsi="Times New Roman"/>
          <w:shd w:val="clear" w:color="auto" w:fill="FFFFFF"/>
        </w:rPr>
        <w:t xml:space="preserve">, P., Puckett, S., </w:t>
      </w:r>
      <w:proofErr w:type="spellStart"/>
      <w:r w:rsidRPr="00773645">
        <w:rPr>
          <w:rFonts w:ascii="Times New Roman" w:hAnsi="Times New Roman"/>
          <w:shd w:val="clear" w:color="auto" w:fill="FFFFFF"/>
        </w:rPr>
        <w:t>Lappin</w:t>
      </w:r>
      <w:proofErr w:type="spellEnd"/>
      <w:r w:rsidRPr="00773645">
        <w:rPr>
          <w:rFonts w:ascii="Times New Roman" w:hAnsi="Times New Roman"/>
          <w:shd w:val="clear" w:color="auto" w:fill="FFFFFF"/>
        </w:rPr>
        <w:t>, J.</w:t>
      </w:r>
      <w:r w:rsidR="002D2FF0" w:rsidRPr="00773645">
        <w:rPr>
          <w:rFonts w:ascii="Times New Roman" w:hAnsi="Times New Roman"/>
          <w:shd w:val="clear" w:color="auto" w:fill="FFFFFF"/>
        </w:rPr>
        <w:t>, 2014.</w:t>
      </w:r>
      <w:r w:rsidRPr="00773645">
        <w:rPr>
          <w:rFonts w:ascii="Times New Roman" w:hAnsi="Times New Roman"/>
          <w:shd w:val="clear" w:color="auto" w:fill="FFFFFF"/>
        </w:rPr>
        <w:t xml:space="preserve"> Exploring the Equity Impacts of Two Road Pricing Implementations Using a Traveler Behavior Survey: Full Facility Pricing on SR 520 in Seattle and the I-85 HOV-2 to HOT-3 Conversion in Atlanta, Volpe National Transportation Systems Center</w:t>
      </w:r>
      <w:r w:rsidR="00773645" w:rsidRPr="00773645">
        <w:rPr>
          <w:rFonts w:ascii="Times New Roman" w:hAnsi="Times New Roman"/>
          <w:shd w:val="clear" w:color="auto" w:fill="FFFFFF"/>
        </w:rPr>
        <w:t>, Cambridge MA.</w:t>
      </w:r>
    </w:p>
    <w:p w14:paraId="6A1DE458"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rPr>
      </w:pPr>
    </w:p>
    <w:p w14:paraId="59D55448" w14:textId="575FBA4D" w:rsidR="006F7F47" w:rsidRPr="00773645" w:rsidRDefault="003A5BF1" w:rsidP="006F7F47">
      <w:pPr>
        <w:pStyle w:val="CM41"/>
        <w:shd w:val="clear" w:color="auto" w:fill="FFFFFF" w:themeFill="background1"/>
        <w:tabs>
          <w:tab w:val="left" w:pos="720"/>
        </w:tabs>
        <w:rPr>
          <w:rFonts w:ascii="Times New Roman" w:hAnsi="Times New Roman"/>
          <w:shd w:val="clear" w:color="auto" w:fill="FFFFFF"/>
        </w:rPr>
      </w:pPr>
      <w:proofErr w:type="spellStart"/>
      <w:r w:rsidRPr="00773645">
        <w:rPr>
          <w:rFonts w:ascii="Times New Roman" w:hAnsi="Times New Roman"/>
          <w:shd w:val="clear" w:color="auto" w:fill="FFFFFF"/>
        </w:rPr>
        <w:t>Ruehl</w:t>
      </w:r>
      <w:proofErr w:type="spellEnd"/>
      <w:r w:rsidRPr="00773645">
        <w:rPr>
          <w:rFonts w:ascii="Times New Roman" w:hAnsi="Times New Roman"/>
          <w:shd w:val="clear" w:color="auto" w:fill="FFFFFF"/>
        </w:rPr>
        <w:t>, F</w:t>
      </w:r>
      <w:r w:rsidR="00F92F34" w:rsidRPr="00773645">
        <w:rPr>
          <w:rFonts w:ascii="Times New Roman" w:hAnsi="Times New Roman"/>
          <w:shd w:val="clear" w:color="auto" w:fill="FFFFFF"/>
        </w:rPr>
        <w:t xml:space="preserve">., </w:t>
      </w:r>
      <w:r w:rsidRPr="00773645">
        <w:rPr>
          <w:rFonts w:ascii="Times New Roman" w:hAnsi="Times New Roman"/>
          <w:shd w:val="clear" w:color="auto" w:fill="FFFFFF"/>
        </w:rPr>
        <w:t xml:space="preserve">von </w:t>
      </w:r>
      <w:proofErr w:type="spellStart"/>
      <w:r w:rsidRPr="00773645">
        <w:rPr>
          <w:rFonts w:ascii="Times New Roman" w:hAnsi="Times New Roman"/>
          <w:shd w:val="clear" w:color="auto" w:fill="FFFFFF"/>
        </w:rPr>
        <w:t>Mörner</w:t>
      </w:r>
      <w:proofErr w:type="spellEnd"/>
      <w:r w:rsidRPr="00773645">
        <w:rPr>
          <w:rFonts w:ascii="Times New Roman" w:hAnsi="Times New Roman"/>
          <w:shd w:val="clear" w:color="auto" w:fill="FFFFFF"/>
        </w:rPr>
        <w:t>, M</w:t>
      </w:r>
      <w:r w:rsidR="00F92F34" w:rsidRPr="00773645">
        <w:rPr>
          <w:rFonts w:ascii="Times New Roman" w:hAnsi="Times New Roman"/>
          <w:shd w:val="clear" w:color="auto" w:fill="FFFFFF"/>
        </w:rPr>
        <w:t xml:space="preserve">., </w:t>
      </w:r>
      <w:r w:rsidRPr="00773645">
        <w:rPr>
          <w:rFonts w:ascii="Times New Roman" w:hAnsi="Times New Roman"/>
          <w:shd w:val="clear" w:color="auto" w:fill="FFFFFF"/>
        </w:rPr>
        <w:t>Friedrich, H</w:t>
      </w:r>
      <w:r w:rsidR="00F92F34" w:rsidRPr="00773645">
        <w:rPr>
          <w:rFonts w:ascii="Times New Roman" w:hAnsi="Times New Roman"/>
          <w:shd w:val="clear" w:color="auto" w:fill="FFFFFF"/>
        </w:rPr>
        <w:t xml:space="preserve">., </w:t>
      </w:r>
      <w:proofErr w:type="spellStart"/>
      <w:r w:rsidRPr="00773645">
        <w:rPr>
          <w:rFonts w:ascii="Times New Roman" w:hAnsi="Times New Roman"/>
          <w:shd w:val="clear" w:color="auto" w:fill="FFFFFF"/>
        </w:rPr>
        <w:t>Özsucu</w:t>
      </w:r>
      <w:proofErr w:type="spellEnd"/>
      <w:r w:rsidRPr="00773645">
        <w:rPr>
          <w:rFonts w:ascii="Times New Roman" w:hAnsi="Times New Roman"/>
          <w:shd w:val="clear" w:color="auto" w:fill="FFFFFF"/>
        </w:rPr>
        <w:t>, Ö.</w:t>
      </w:r>
      <w:r w:rsidR="002D2FF0" w:rsidRPr="00773645">
        <w:rPr>
          <w:rFonts w:ascii="Times New Roman" w:hAnsi="Times New Roman"/>
          <w:shd w:val="clear" w:color="auto" w:fill="FFFFFF"/>
        </w:rPr>
        <w:t>, 2013.</w:t>
      </w:r>
      <w:r w:rsidRPr="00773645">
        <w:rPr>
          <w:rFonts w:ascii="Times New Roman" w:hAnsi="Times New Roman"/>
          <w:shd w:val="clear" w:color="auto" w:fill="FFFFFF"/>
        </w:rPr>
        <w:t xml:space="preserve"> Impacts of HGV tolls on transport logistics. World conference on Transportation Research.</w:t>
      </w:r>
      <w:bookmarkStart w:id="48" w:name="_Ref488927138"/>
    </w:p>
    <w:p w14:paraId="753D0295"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rPr>
      </w:pPr>
    </w:p>
    <w:p w14:paraId="64311669" w14:textId="7C9FB399" w:rsidR="00627F5A" w:rsidRPr="00773645" w:rsidRDefault="00C10556" w:rsidP="006F7F47">
      <w:pPr>
        <w:pStyle w:val="CM41"/>
        <w:shd w:val="clear" w:color="auto" w:fill="FFFFFF" w:themeFill="background1"/>
        <w:tabs>
          <w:tab w:val="left" w:pos="720"/>
        </w:tabs>
        <w:rPr>
          <w:rFonts w:ascii="Times New Roman" w:hAnsi="Times New Roman"/>
          <w:shd w:val="clear" w:color="auto" w:fill="FFFFFF"/>
        </w:rPr>
      </w:pPr>
      <w:r w:rsidRPr="00773645">
        <w:rPr>
          <w:rFonts w:ascii="Times New Roman" w:hAnsi="Times New Roman"/>
          <w:shd w:val="clear" w:color="auto" w:fill="FFFFFF"/>
        </w:rPr>
        <w:t>Santos, G., Newbery, D.M.</w:t>
      </w:r>
      <w:r w:rsidR="002D2FF0" w:rsidRPr="00773645">
        <w:rPr>
          <w:rFonts w:ascii="Times New Roman" w:hAnsi="Times New Roman"/>
          <w:shd w:val="clear" w:color="auto" w:fill="FFFFFF"/>
        </w:rPr>
        <w:t>, 2001.</w:t>
      </w:r>
      <w:r w:rsidRPr="00773645">
        <w:rPr>
          <w:rFonts w:ascii="Times New Roman" w:hAnsi="Times New Roman"/>
          <w:shd w:val="clear" w:color="auto" w:fill="FFFFFF"/>
        </w:rPr>
        <w:t xml:space="preserve"> Urban congestion charging: theory, practice and environmental consequences. </w:t>
      </w:r>
      <w:proofErr w:type="spellStart"/>
      <w:r w:rsidRPr="00773645">
        <w:rPr>
          <w:rFonts w:ascii="Times New Roman" w:hAnsi="Times New Roman"/>
          <w:shd w:val="clear" w:color="auto" w:fill="FFFFFF"/>
        </w:rPr>
        <w:t>CESifo</w:t>
      </w:r>
      <w:proofErr w:type="spellEnd"/>
      <w:r w:rsidRPr="00773645">
        <w:rPr>
          <w:rFonts w:ascii="Times New Roman" w:hAnsi="Times New Roman"/>
          <w:shd w:val="clear" w:color="auto" w:fill="FFFFFF"/>
        </w:rPr>
        <w:t xml:space="preserve"> Working Paper Series 568.</w:t>
      </w:r>
      <w:bookmarkEnd w:id="48"/>
    </w:p>
    <w:p w14:paraId="37B80D7F"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rPr>
      </w:pPr>
      <w:bookmarkStart w:id="49" w:name="_Ref488926170"/>
    </w:p>
    <w:p w14:paraId="096AE9E0" w14:textId="0A71BFFE" w:rsidR="000F5DAA" w:rsidRPr="00773645" w:rsidRDefault="00AC1FB8" w:rsidP="006F7F47">
      <w:pPr>
        <w:pStyle w:val="CM41"/>
        <w:shd w:val="clear" w:color="auto" w:fill="FFFFFF" w:themeFill="background1"/>
        <w:tabs>
          <w:tab w:val="left" w:pos="720"/>
        </w:tabs>
        <w:rPr>
          <w:rFonts w:ascii="Times New Roman" w:hAnsi="Times New Roman"/>
        </w:rPr>
      </w:pPr>
      <w:proofErr w:type="spellStart"/>
      <w:r w:rsidRPr="00773645">
        <w:rPr>
          <w:rFonts w:ascii="Times New Roman" w:hAnsi="Times New Roman"/>
          <w:shd w:val="clear" w:color="auto" w:fill="FFFFFF"/>
        </w:rPr>
        <w:t>Supernak</w:t>
      </w:r>
      <w:proofErr w:type="spellEnd"/>
      <w:r w:rsidRPr="00773645">
        <w:rPr>
          <w:rFonts w:ascii="Times New Roman" w:hAnsi="Times New Roman"/>
          <w:shd w:val="clear" w:color="auto" w:fill="FFFFFF"/>
        </w:rPr>
        <w:t xml:space="preserve">, J., </w:t>
      </w:r>
      <w:proofErr w:type="spellStart"/>
      <w:r w:rsidRPr="00773645">
        <w:rPr>
          <w:rFonts w:ascii="Times New Roman" w:hAnsi="Times New Roman"/>
          <w:shd w:val="clear" w:color="auto" w:fill="FFFFFF"/>
        </w:rPr>
        <w:t>Golob</w:t>
      </w:r>
      <w:proofErr w:type="spellEnd"/>
      <w:r w:rsidRPr="00773645">
        <w:rPr>
          <w:rFonts w:ascii="Times New Roman" w:hAnsi="Times New Roman"/>
          <w:shd w:val="clear" w:color="auto" w:fill="FFFFFF"/>
        </w:rPr>
        <w:t xml:space="preserve">, J., </w:t>
      </w:r>
      <w:proofErr w:type="spellStart"/>
      <w:r w:rsidRPr="00773645">
        <w:rPr>
          <w:rFonts w:ascii="Times New Roman" w:hAnsi="Times New Roman"/>
          <w:shd w:val="clear" w:color="auto" w:fill="FFFFFF"/>
        </w:rPr>
        <w:t>Golob</w:t>
      </w:r>
      <w:proofErr w:type="spellEnd"/>
      <w:r w:rsidRPr="00773645">
        <w:rPr>
          <w:rFonts w:ascii="Times New Roman" w:hAnsi="Times New Roman"/>
          <w:shd w:val="clear" w:color="auto" w:fill="FFFFFF"/>
        </w:rPr>
        <w:t xml:space="preserve">, T., </w:t>
      </w:r>
      <w:proofErr w:type="spellStart"/>
      <w:r w:rsidRPr="00773645">
        <w:rPr>
          <w:rFonts w:ascii="Times New Roman" w:hAnsi="Times New Roman"/>
          <w:shd w:val="clear" w:color="auto" w:fill="FFFFFF"/>
        </w:rPr>
        <w:t>Kaschade</w:t>
      </w:r>
      <w:proofErr w:type="spellEnd"/>
      <w:r w:rsidRPr="00773645">
        <w:rPr>
          <w:rFonts w:ascii="Times New Roman" w:hAnsi="Times New Roman"/>
          <w:shd w:val="clear" w:color="auto" w:fill="FFFFFF"/>
        </w:rPr>
        <w:t xml:space="preserve">, C., </w:t>
      </w:r>
      <w:proofErr w:type="spellStart"/>
      <w:r w:rsidRPr="00773645">
        <w:rPr>
          <w:rFonts w:ascii="Times New Roman" w:hAnsi="Times New Roman"/>
          <w:shd w:val="clear" w:color="auto" w:fill="FFFFFF"/>
        </w:rPr>
        <w:t>Kazimi</w:t>
      </w:r>
      <w:proofErr w:type="spellEnd"/>
      <w:r w:rsidRPr="00773645">
        <w:rPr>
          <w:rFonts w:ascii="Times New Roman" w:hAnsi="Times New Roman"/>
          <w:shd w:val="clear" w:color="auto" w:fill="FFFFFF"/>
        </w:rPr>
        <w:t xml:space="preserve">, C., </w:t>
      </w:r>
      <w:proofErr w:type="spellStart"/>
      <w:r w:rsidRPr="00773645">
        <w:rPr>
          <w:rFonts w:ascii="Times New Roman" w:hAnsi="Times New Roman"/>
          <w:shd w:val="clear" w:color="auto" w:fill="FFFFFF"/>
        </w:rPr>
        <w:t>Schreffler</w:t>
      </w:r>
      <w:proofErr w:type="spellEnd"/>
      <w:r w:rsidRPr="00773645">
        <w:rPr>
          <w:rFonts w:ascii="Times New Roman" w:hAnsi="Times New Roman"/>
          <w:shd w:val="clear" w:color="auto" w:fill="FFFFFF"/>
        </w:rPr>
        <w:t xml:space="preserve">, E. </w:t>
      </w:r>
      <w:proofErr w:type="spellStart"/>
      <w:r w:rsidRPr="00773645">
        <w:rPr>
          <w:rFonts w:ascii="Times New Roman" w:hAnsi="Times New Roman"/>
          <w:shd w:val="clear" w:color="auto" w:fill="FFFFFF"/>
        </w:rPr>
        <w:t>Steffey</w:t>
      </w:r>
      <w:proofErr w:type="spellEnd"/>
      <w:r w:rsidRPr="00773645">
        <w:rPr>
          <w:rFonts w:ascii="Times New Roman" w:hAnsi="Times New Roman"/>
          <w:shd w:val="clear" w:color="auto" w:fill="FFFFFF"/>
        </w:rPr>
        <w:t>, D.</w:t>
      </w:r>
      <w:r w:rsidR="00145051" w:rsidRPr="00773645">
        <w:rPr>
          <w:rFonts w:ascii="Times New Roman" w:hAnsi="Times New Roman"/>
          <w:shd w:val="clear" w:color="auto" w:fill="FFFFFF"/>
        </w:rPr>
        <w:t>, 2002.</w:t>
      </w:r>
      <w:r w:rsidRPr="00773645">
        <w:rPr>
          <w:rFonts w:ascii="Times New Roman" w:hAnsi="Times New Roman"/>
          <w:shd w:val="clear" w:color="auto" w:fill="FFFFFF"/>
        </w:rPr>
        <w:t xml:space="preserve"> San Diego's Interstate 15 Congestion Pricing Project: Attitudinal, Behavioral, and Institutional </w:t>
      </w:r>
      <w:r w:rsidR="00941CD5" w:rsidRPr="00773645">
        <w:rPr>
          <w:rFonts w:ascii="Times New Roman" w:hAnsi="Times New Roman"/>
          <w:shd w:val="clear" w:color="auto" w:fill="FFFFFF"/>
        </w:rPr>
        <w:t>Issues</w:t>
      </w:r>
      <w:r w:rsidR="006A6E32">
        <w:rPr>
          <w:rFonts w:ascii="Times New Roman" w:hAnsi="Times New Roman"/>
          <w:shd w:val="clear" w:color="auto" w:fill="FFFFFF"/>
        </w:rPr>
        <w:t>,</w:t>
      </w:r>
      <w:r w:rsidR="00941CD5" w:rsidRPr="00773645">
        <w:rPr>
          <w:rFonts w:ascii="Times New Roman" w:hAnsi="Times New Roman"/>
          <w:shd w:val="clear" w:color="auto" w:fill="FFFFFF"/>
        </w:rPr>
        <w:t xml:space="preserve"> Transp</w:t>
      </w:r>
      <w:r w:rsidR="00145051" w:rsidRPr="00773645">
        <w:rPr>
          <w:rFonts w:ascii="Times New Roman" w:hAnsi="Times New Roman"/>
          <w:shd w:val="clear" w:color="auto" w:fill="FFFFFF"/>
        </w:rPr>
        <w:t>.</w:t>
      </w:r>
      <w:r w:rsidRPr="00773645">
        <w:rPr>
          <w:rFonts w:ascii="Times New Roman" w:hAnsi="Times New Roman"/>
          <w:shd w:val="clear" w:color="auto" w:fill="FFFFFF"/>
        </w:rPr>
        <w:t xml:space="preserve"> Res</w:t>
      </w:r>
      <w:r w:rsidR="00145051" w:rsidRPr="00773645">
        <w:rPr>
          <w:rFonts w:ascii="Times New Roman" w:hAnsi="Times New Roman"/>
          <w:shd w:val="clear" w:color="auto" w:fill="FFFFFF"/>
        </w:rPr>
        <w:t>.</w:t>
      </w:r>
      <w:r w:rsidRPr="00773645">
        <w:rPr>
          <w:rFonts w:ascii="Times New Roman" w:hAnsi="Times New Roman"/>
          <w:shd w:val="clear" w:color="auto" w:fill="FFFFFF"/>
        </w:rPr>
        <w:t xml:space="preserve"> Rec</w:t>
      </w:r>
      <w:r w:rsidR="00145051" w:rsidRPr="00773645">
        <w:rPr>
          <w:rFonts w:ascii="Times New Roman" w:hAnsi="Times New Roman"/>
          <w:shd w:val="clear" w:color="auto" w:fill="FFFFFF"/>
        </w:rPr>
        <w:t>.</w:t>
      </w:r>
      <w:r w:rsidR="006B00A0" w:rsidRPr="00773645">
        <w:rPr>
          <w:rFonts w:ascii="Times New Roman" w:hAnsi="Times New Roman"/>
          <w:shd w:val="clear" w:color="auto" w:fill="FFFFFF"/>
        </w:rPr>
        <w:t xml:space="preserve"> </w:t>
      </w:r>
      <w:r w:rsidRPr="00773645">
        <w:rPr>
          <w:rFonts w:ascii="Times New Roman" w:hAnsi="Times New Roman"/>
          <w:shd w:val="clear" w:color="auto" w:fill="FFFFFF"/>
        </w:rPr>
        <w:t>1812,</w:t>
      </w:r>
      <w:r w:rsidR="00145051" w:rsidRPr="00773645" w:rsidDel="00145051">
        <w:rPr>
          <w:rFonts w:ascii="Times New Roman" w:hAnsi="Times New Roman"/>
          <w:shd w:val="clear" w:color="auto" w:fill="FFFFFF"/>
        </w:rPr>
        <w:t xml:space="preserve"> </w:t>
      </w:r>
      <w:r w:rsidRPr="00773645">
        <w:rPr>
          <w:rFonts w:ascii="Times New Roman" w:hAnsi="Times New Roman"/>
        </w:rPr>
        <w:t>78-86.</w:t>
      </w:r>
      <w:r w:rsidR="006B00A0" w:rsidRPr="00773645">
        <w:rPr>
          <w:rFonts w:ascii="Times New Roman" w:hAnsi="Times New Roman"/>
        </w:rPr>
        <w:t xml:space="preserve"> </w:t>
      </w:r>
      <w:bookmarkEnd w:id="49"/>
    </w:p>
    <w:p w14:paraId="27166FEA" w14:textId="77777777" w:rsidR="006F7F47" w:rsidRPr="00773645" w:rsidRDefault="006F7F47" w:rsidP="006F7F47">
      <w:pPr>
        <w:pStyle w:val="CM41"/>
        <w:shd w:val="clear" w:color="auto" w:fill="FFFFFF" w:themeFill="background1"/>
        <w:tabs>
          <w:tab w:val="left" w:pos="720"/>
        </w:tabs>
        <w:rPr>
          <w:rFonts w:ascii="Times New Roman" w:hAnsi="Times New Roman"/>
        </w:rPr>
      </w:pPr>
    </w:p>
    <w:p w14:paraId="4B9E4749" w14:textId="0B2EDA76" w:rsidR="006F7F47" w:rsidRPr="00773645" w:rsidRDefault="00145051" w:rsidP="006F7F47">
      <w:pPr>
        <w:pStyle w:val="CM41"/>
        <w:shd w:val="clear" w:color="auto" w:fill="FFFFFF" w:themeFill="background1"/>
        <w:tabs>
          <w:tab w:val="left" w:pos="720"/>
        </w:tabs>
        <w:rPr>
          <w:rFonts w:ascii="Times New Roman" w:hAnsi="Times New Roman"/>
        </w:rPr>
      </w:pPr>
      <w:r w:rsidRPr="00773645">
        <w:rPr>
          <w:rFonts w:ascii="Times New Roman" w:hAnsi="Times New Roman"/>
        </w:rPr>
        <w:t xml:space="preserve">Schweitzer, L., &amp; Taylor, B., </w:t>
      </w:r>
      <w:r w:rsidR="0074510D" w:rsidRPr="00773645">
        <w:rPr>
          <w:rFonts w:ascii="Times New Roman" w:hAnsi="Times New Roman"/>
        </w:rPr>
        <w:t>2008. Just pricing: The distribu</w:t>
      </w:r>
      <w:r w:rsidR="0074510D" w:rsidRPr="00773645">
        <w:rPr>
          <w:rFonts w:ascii="Times New Roman" w:hAnsi="Times New Roman"/>
        </w:rPr>
        <w:softHyphen/>
        <w:t xml:space="preserve">tional effects of congestion pricing and sales taxes. </w:t>
      </w:r>
      <w:r w:rsidRPr="00773645">
        <w:rPr>
          <w:rFonts w:ascii="Times New Roman" w:hAnsi="Times New Roman"/>
        </w:rPr>
        <w:t>Transp</w:t>
      </w:r>
      <w:r w:rsidR="006A6E32">
        <w:rPr>
          <w:rFonts w:ascii="Times New Roman" w:hAnsi="Times New Roman"/>
        </w:rPr>
        <w:t>ort</w:t>
      </w:r>
      <w:r w:rsidR="0074510D" w:rsidRPr="00773645">
        <w:rPr>
          <w:rFonts w:ascii="Times New Roman" w:hAnsi="Times New Roman"/>
        </w:rPr>
        <w:t xml:space="preserve"> 35(6), 797–812.</w:t>
      </w:r>
      <w:bookmarkStart w:id="50" w:name="_Ref487647369"/>
    </w:p>
    <w:p w14:paraId="3AADB8D6" w14:textId="77777777" w:rsidR="006F7F47" w:rsidRPr="00773645" w:rsidRDefault="006F7F47" w:rsidP="006F7F47">
      <w:pPr>
        <w:pStyle w:val="CM41"/>
        <w:shd w:val="clear" w:color="auto" w:fill="FFFFFF" w:themeFill="background1"/>
        <w:tabs>
          <w:tab w:val="left" w:pos="720"/>
        </w:tabs>
        <w:rPr>
          <w:rFonts w:ascii="Times New Roman" w:hAnsi="Times New Roman"/>
        </w:rPr>
      </w:pPr>
    </w:p>
    <w:p w14:paraId="2273CC6D" w14:textId="2891874F" w:rsidR="006F7F47" w:rsidRPr="00773645" w:rsidRDefault="00C10556" w:rsidP="006F7F47">
      <w:pPr>
        <w:pStyle w:val="CM41"/>
        <w:shd w:val="clear" w:color="auto" w:fill="FFFFFF" w:themeFill="background1"/>
        <w:tabs>
          <w:tab w:val="left" w:pos="720"/>
        </w:tabs>
        <w:rPr>
          <w:rFonts w:ascii="Times New Roman" w:hAnsi="Times New Roman"/>
        </w:rPr>
      </w:pPr>
      <w:r w:rsidRPr="00773645">
        <w:rPr>
          <w:rFonts w:ascii="Times New Roman" w:hAnsi="Times New Roman"/>
        </w:rPr>
        <w:t>Texas Department of Transport</w:t>
      </w:r>
      <w:r w:rsidR="00145051" w:rsidRPr="00773645">
        <w:rPr>
          <w:rFonts w:ascii="Times New Roman" w:hAnsi="Times New Roman"/>
        </w:rPr>
        <w:t>, 2007.</w:t>
      </w:r>
      <w:r w:rsidRPr="00773645">
        <w:rPr>
          <w:rFonts w:ascii="Times New Roman" w:hAnsi="Times New Roman"/>
        </w:rPr>
        <w:t xml:space="preserve"> </w:t>
      </w:r>
      <w:proofErr w:type="spellStart"/>
      <w:r w:rsidRPr="00773645">
        <w:rPr>
          <w:rFonts w:ascii="Times New Roman" w:hAnsi="Times New Roman"/>
        </w:rPr>
        <w:t>TxDOT</w:t>
      </w:r>
      <w:proofErr w:type="spellEnd"/>
      <w:r w:rsidRPr="00773645">
        <w:rPr>
          <w:rFonts w:ascii="Times New Roman" w:hAnsi="Times New Roman"/>
        </w:rPr>
        <w:t xml:space="preserve"> Open for business. Toll feasibility analysis. ftp://ftp.dot.state.tx.us/pub/txdot-info/library/pubs/bus/open4biz/toll_feasibility_analysis.pdf. Accessed Jul. 10, 2016.</w:t>
      </w:r>
      <w:bookmarkEnd w:id="50"/>
      <w:r w:rsidRPr="00773645">
        <w:rPr>
          <w:rFonts w:ascii="Times New Roman" w:hAnsi="Times New Roman"/>
        </w:rPr>
        <w:t xml:space="preserve"> </w:t>
      </w:r>
      <w:bookmarkStart w:id="51" w:name="_Ref487647330"/>
    </w:p>
    <w:p w14:paraId="370D47AB" w14:textId="77777777" w:rsidR="006F7F47" w:rsidRPr="00773645" w:rsidRDefault="006F7F47" w:rsidP="006F7F47">
      <w:pPr>
        <w:pStyle w:val="CM41"/>
        <w:shd w:val="clear" w:color="auto" w:fill="FFFFFF" w:themeFill="background1"/>
        <w:tabs>
          <w:tab w:val="left" w:pos="720"/>
        </w:tabs>
        <w:rPr>
          <w:rFonts w:ascii="Times New Roman" w:hAnsi="Times New Roman"/>
        </w:rPr>
      </w:pPr>
    </w:p>
    <w:p w14:paraId="0D4CFE19" w14:textId="318F0005" w:rsidR="00C10556" w:rsidRPr="00773645" w:rsidRDefault="00C10556" w:rsidP="006F7F47">
      <w:pPr>
        <w:pStyle w:val="CM41"/>
        <w:shd w:val="clear" w:color="auto" w:fill="FFFFFF" w:themeFill="background1"/>
        <w:tabs>
          <w:tab w:val="left" w:pos="720"/>
        </w:tabs>
        <w:rPr>
          <w:rFonts w:ascii="Times New Roman" w:hAnsi="Times New Roman"/>
        </w:rPr>
      </w:pPr>
      <w:r w:rsidRPr="00773645">
        <w:rPr>
          <w:rFonts w:ascii="Times New Roman" w:hAnsi="Times New Roman"/>
          <w:lang w:val="es-US"/>
        </w:rPr>
        <w:t>Ukkusuri, S.V., Labi, S., Feng, Z., Le, T.V., Sagir, F</w:t>
      </w:r>
      <w:r w:rsidR="00145051" w:rsidRPr="00773645">
        <w:rPr>
          <w:rFonts w:ascii="Times New Roman" w:hAnsi="Times New Roman"/>
          <w:lang w:val="es-US"/>
        </w:rPr>
        <w:t>., 2017.</w:t>
      </w:r>
      <w:r w:rsidRPr="00773645">
        <w:rPr>
          <w:rFonts w:ascii="Times New Roman" w:hAnsi="Times New Roman"/>
          <w:lang w:val="es-US"/>
        </w:rPr>
        <w:t xml:space="preserve"> </w:t>
      </w:r>
      <w:r w:rsidRPr="00773645">
        <w:rPr>
          <w:rFonts w:ascii="Times New Roman" w:hAnsi="Times New Roman"/>
        </w:rPr>
        <w:t>SPR 3911: Evaluating the Impacts of Time</w:t>
      </w:r>
      <w:r w:rsidRPr="00773645">
        <w:rPr>
          <w:rFonts w:ascii="Cambria Math" w:hAnsi="Cambria Math" w:cs="Cambria Math"/>
        </w:rPr>
        <w:t>‐</w:t>
      </w:r>
      <w:r w:rsidRPr="00773645">
        <w:rPr>
          <w:rFonts w:ascii="Times New Roman" w:hAnsi="Times New Roman"/>
        </w:rPr>
        <w:t>of</w:t>
      </w:r>
      <w:r w:rsidRPr="00773645">
        <w:rPr>
          <w:rFonts w:ascii="Cambria Math" w:hAnsi="Cambria Math" w:cs="Cambria Math"/>
        </w:rPr>
        <w:t>‐</w:t>
      </w:r>
      <w:r w:rsidRPr="00773645">
        <w:rPr>
          <w:rFonts w:ascii="Times New Roman" w:hAnsi="Times New Roman"/>
        </w:rPr>
        <w:t>Day Tolling on Indiana Roadways. Final Report.</w:t>
      </w:r>
      <w:bookmarkEnd w:id="51"/>
      <w:r w:rsidR="00773645" w:rsidRPr="00773645">
        <w:rPr>
          <w:rFonts w:ascii="Times New Roman" w:hAnsi="Times New Roman"/>
        </w:rPr>
        <w:t xml:space="preserve"> Joint Transport Research Program.</w:t>
      </w:r>
    </w:p>
    <w:p w14:paraId="113A4354"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rPr>
      </w:pPr>
    </w:p>
    <w:p w14:paraId="79B2F9BC" w14:textId="556987DD" w:rsidR="006F7F47" w:rsidRPr="00773645" w:rsidRDefault="00627F5A" w:rsidP="006F7F47">
      <w:pPr>
        <w:pStyle w:val="CM41"/>
        <w:shd w:val="clear" w:color="auto" w:fill="FFFFFF" w:themeFill="background1"/>
        <w:tabs>
          <w:tab w:val="left" w:pos="720"/>
        </w:tabs>
        <w:rPr>
          <w:rFonts w:ascii="Times New Roman" w:hAnsi="Times New Roman"/>
        </w:rPr>
      </w:pPr>
      <w:proofErr w:type="spellStart"/>
      <w:r w:rsidRPr="00773645">
        <w:rPr>
          <w:rFonts w:ascii="Times New Roman" w:hAnsi="Times New Roman"/>
          <w:shd w:val="clear" w:color="auto" w:fill="FFFFFF"/>
        </w:rPr>
        <w:t>Ungemah</w:t>
      </w:r>
      <w:proofErr w:type="spellEnd"/>
      <w:r w:rsidRPr="00773645">
        <w:rPr>
          <w:rFonts w:ascii="Times New Roman" w:hAnsi="Times New Roman"/>
          <w:shd w:val="clear" w:color="auto" w:fill="FFFFFF"/>
        </w:rPr>
        <w:t>, D.</w:t>
      </w:r>
      <w:r w:rsidR="00145051" w:rsidRPr="00773645">
        <w:rPr>
          <w:rFonts w:ascii="Times New Roman" w:hAnsi="Times New Roman"/>
          <w:shd w:val="clear" w:color="auto" w:fill="FFFFFF"/>
        </w:rPr>
        <w:t>, 2007.</w:t>
      </w:r>
      <w:r w:rsidRPr="00773645">
        <w:rPr>
          <w:rFonts w:ascii="Times New Roman" w:hAnsi="Times New Roman"/>
          <w:shd w:val="clear" w:color="auto" w:fill="FFFFFF"/>
        </w:rPr>
        <w:t xml:space="preserve"> This land is your </w:t>
      </w:r>
      <w:proofErr w:type="gramStart"/>
      <w:r w:rsidRPr="00773645">
        <w:rPr>
          <w:rFonts w:ascii="Times New Roman" w:hAnsi="Times New Roman"/>
          <w:shd w:val="clear" w:color="auto" w:fill="FFFFFF"/>
        </w:rPr>
        <w:t>land,</w:t>
      </w:r>
      <w:proofErr w:type="gramEnd"/>
      <w:r w:rsidRPr="00773645">
        <w:rPr>
          <w:rFonts w:ascii="Times New Roman" w:hAnsi="Times New Roman"/>
          <w:shd w:val="clear" w:color="auto" w:fill="FFFFFF"/>
        </w:rPr>
        <w:t xml:space="preserve"> this land is my land: Addressing equity and fairness in tolling and pricing.</w:t>
      </w:r>
      <w:r w:rsidRPr="00773645">
        <w:rPr>
          <w:rStyle w:val="apple-converted-space"/>
          <w:rFonts w:ascii="Times New Roman" w:hAnsi="Times New Roman"/>
          <w:shd w:val="clear" w:color="auto" w:fill="FFFFFF"/>
        </w:rPr>
        <w:t> </w:t>
      </w:r>
      <w:r w:rsidR="00145051" w:rsidRPr="00773645">
        <w:rPr>
          <w:rFonts w:ascii="Times New Roman" w:hAnsi="Times New Roman"/>
          <w:shd w:val="clear" w:color="auto" w:fill="FFFFFF"/>
        </w:rPr>
        <w:t>Transp. Res. Re</w:t>
      </w:r>
      <w:r w:rsidR="003B69F8" w:rsidRPr="00773645">
        <w:rPr>
          <w:rFonts w:ascii="Times New Roman" w:hAnsi="Times New Roman"/>
          <w:shd w:val="clear" w:color="auto" w:fill="FFFFFF"/>
        </w:rPr>
        <w:t>c</w:t>
      </w:r>
      <w:r w:rsidR="00145051" w:rsidRPr="00773645">
        <w:rPr>
          <w:rFonts w:ascii="Times New Roman" w:hAnsi="Times New Roman"/>
          <w:iCs/>
          <w:shd w:val="clear" w:color="auto" w:fill="FFFFFF"/>
        </w:rPr>
        <w:t>.</w:t>
      </w:r>
      <w:r w:rsidRPr="00773645">
        <w:rPr>
          <w:rFonts w:ascii="Times New Roman" w:hAnsi="Times New Roman"/>
          <w:shd w:val="clear" w:color="auto" w:fill="FFFFFF"/>
        </w:rPr>
        <w:t xml:space="preserve"> 2013, 13-20.</w:t>
      </w:r>
      <w:bookmarkStart w:id="52" w:name="_Ref488927124"/>
    </w:p>
    <w:p w14:paraId="402CA97B"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rPr>
      </w:pPr>
    </w:p>
    <w:p w14:paraId="7855CC16" w14:textId="4C551C4F" w:rsidR="00627F5A" w:rsidRPr="00773645" w:rsidRDefault="00C10556" w:rsidP="006F7F47">
      <w:pPr>
        <w:pStyle w:val="CM41"/>
        <w:shd w:val="clear" w:color="auto" w:fill="FFFFFF" w:themeFill="background1"/>
        <w:tabs>
          <w:tab w:val="left" w:pos="720"/>
        </w:tabs>
        <w:rPr>
          <w:rFonts w:ascii="Times New Roman" w:hAnsi="Times New Roman"/>
        </w:rPr>
      </w:pPr>
      <w:proofErr w:type="spellStart"/>
      <w:r w:rsidRPr="00773645">
        <w:rPr>
          <w:rFonts w:ascii="Times New Roman" w:hAnsi="Times New Roman"/>
          <w:shd w:val="clear" w:color="auto" w:fill="FFFFFF"/>
        </w:rPr>
        <w:t>Waersted</w:t>
      </w:r>
      <w:proofErr w:type="spellEnd"/>
      <w:r w:rsidRPr="00773645">
        <w:rPr>
          <w:rFonts w:ascii="Times New Roman" w:hAnsi="Times New Roman"/>
          <w:shd w:val="clear" w:color="auto" w:fill="FFFFFF"/>
        </w:rPr>
        <w:t>, K.</w:t>
      </w:r>
      <w:r w:rsidR="00145051" w:rsidRPr="00773645">
        <w:rPr>
          <w:rFonts w:ascii="Times New Roman" w:hAnsi="Times New Roman"/>
          <w:shd w:val="clear" w:color="auto" w:fill="FFFFFF"/>
        </w:rPr>
        <w:t>, 2005.</w:t>
      </w:r>
      <w:r w:rsidRPr="00773645">
        <w:rPr>
          <w:rFonts w:ascii="Times New Roman" w:hAnsi="Times New Roman"/>
          <w:shd w:val="clear" w:color="auto" w:fill="FFFFFF"/>
        </w:rPr>
        <w:t xml:space="preserve"> Urban tolling in Norway–Practical experiences, social and environmental impacts and plans for future systems. </w:t>
      </w:r>
      <w:r w:rsidRPr="00773645">
        <w:rPr>
          <w:rFonts w:ascii="Times New Roman" w:hAnsi="Times New Roman"/>
          <w:iCs/>
          <w:shd w:val="clear" w:color="auto" w:fill="FFFFFF"/>
        </w:rPr>
        <w:t xml:space="preserve">Norwegian Public Roads Administration. PIARC Seminar on Road Pricing with </w:t>
      </w:r>
      <w:r w:rsidR="00D54890" w:rsidRPr="00773645">
        <w:rPr>
          <w:rFonts w:ascii="Times New Roman" w:hAnsi="Times New Roman"/>
          <w:iCs/>
          <w:shd w:val="clear" w:color="auto" w:fill="FFFFFF"/>
        </w:rPr>
        <w:t>emphasis</w:t>
      </w:r>
      <w:r w:rsidRPr="00773645">
        <w:rPr>
          <w:rFonts w:ascii="Times New Roman" w:hAnsi="Times New Roman"/>
          <w:iCs/>
          <w:shd w:val="clear" w:color="auto" w:fill="FFFFFF"/>
        </w:rPr>
        <w:t xml:space="preserve"> on Financing, Regulation and Equity, Cancun, Mexico</w:t>
      </w:r>
      <w:r w:rsidRPr="00773645">
        <w:rPr>
          <w:rFonts w:ascii="Times New Roman" w:hAnsi="Times New Roman"/>
          <w:shd w:val="clear" w:color="auto" w:fill="FFFFFF"/>
        </w:rPr>
        <w:t>. 11-13.</w:t>
      </w:r>
      <w:bookmarkEnd w:id="52"/>
    </w:p>
    <w:p w14:paraId="0BDEC19F"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themeFill="background1"/>
        </w:rPr>
      </w:pPr>
      <w:bookmarkStart w:id="53" w:name="_Ref488926380"/>
      <w:bookmarkEnd w:id="19"/>
    </w:p>
    <w:p w14:paraId="5958D1A4" w14:textId="461118C7" w:rsidR="000D388B" w:rsidRPr="00773645" w:rsidRDefault="00627F5A" w:rsidP="006F7F47">
      <w:pPr>
        <w:pStyle w:val="CM41"/>
        <w:shd w:val="clear" w:color="auto" w:fill="FFFFFF" w:themeFill="background1"/>
        <w:tabs>
          <w:tab w:val="left" w:pos="720"/>
        </w:tabs>
        <w:rPr>
          <w:rFonts w:ascii="Times New Roman" w:hAnsi="Times New Roman"/>
          <w:shd w:val="clear" w:color="auto" w:fill="FFFFFF" w:themeFill="background1"/>
        </w:rPr>
      </w:pPr>
      <w:r w:rsidRPr="00773645">
        <w:rPr>
          <w:rFonts w:ascii="Times New Roman" w:hAnsi="Times New Roman"/>
          <w:shd w:val="clear" w:color="auto" w:fill="FFFFFF" w:themeFill="background1"/>
        </w:rPr>
        <w:t>Wang, Z., Goodchild, A.</w:t>
      </w:r>
      <w:r w:rsidR="00145051" w:rsidRPr="00773645">
        <w:rPr>
          <w:rFonts w:ascii="Times New Roman" w:hAnsi="Times New Roman"/>
          <w:shd w:val="clear" w:color="auto" w:fill="FFFFFF" w:themeFill="background1"/>
        </w:rPr>
        <w:t>, 2014.</w:t>
      </w:r>
      <w:r w:rsidRPr="00773645">
        <w:rPr>
          <w:rFonts w:ascii="Times New Roman" w:hAnsi="Times New Roman"/>
          <w:shd w:val="clear" w:color="auto" w:fill="FFFFFF" w:themeFill="background1"/>
        </w:rPr>
        <w:t xml:space="preserve"> GPS Data Analysis of the Impact of Tolling on Truck Speed and Routing: Case Study in Seattle, Washington.</w:t>
      </w:r>
      <w:r w:rsidR="00145051" w:rsidRPr="00773645">
        <w:rPr>
          <w:rFonts w:ascii="Times New Roman" w:hAnsi="Times New Roman"/>
          <w:shd w:val="clear" w:color="auto" w:fill="FFFFFF" w:themeFill="background1"/>
        </w:rPr>
        <w:t xml:space="preserve"> </w:t>
      </w:r>
      <w:r w:rsidR="00145051" w:rsidRPr="00773645">
        <w:rPr>
          <w:rFonts w:ascii="Times New Roman" w:hAnsi="Times New Roman"/>
          <w:shd w:val="clear" w:color="auto" w:fill="FFFFFF"/>
        </w:rPr>
        <w:t>Transp. Res. Rec</w:t>
      </w:r>
      <w:r w:rsidR="00145051" w:rsidRPr="00773645">
        <w:rPr>
          <w:rFonts w:ascii="Times New Roman" w:hAnsi="Times New Roman"/>
          <w:shd w:val="clear" w:color="auto" w:fill="FFFFFF" w:themeFill="background1"/>
        </w:rPr>
        <w:t>.</w:t>
      </w:r>
      <w:r w:rsidRPr="00773645">
        <w:rPr>
          <w:rFonts w:ascii="Times New Roman" w:hAnsi="Times New Roman"/>
          <w:shd w:val="clear" w:color="auto" w:fill="FFFFFF" w:themeFill="background1"/>
        </w:rPr>
        <w:t xml:space="preserve"> 2411,</w:t>
      </w:r>
      <w:r w:rsidR="00145051" w:rsidRPr="00773645">
        <w:rPr>
          <w:rFonts w:ascii="Times New Roman" w:hAnsi="Times New Roman"/>
          <w:shd w:val="clear" w:color="auto" w:fill="FFFFFF" w:themeFill="background1"/>
        </w:rPr>
        <w:t xml:space="preserve"> </w:t>
      </w:r>
      <w:r w:rsidRPr="00773645">
        <w:rPr>
          <w:rFonts w:ascii="Times New Roman" w:hAnsi="Times New Roman"/>
          <w:shd w:val="clear" w:color="auto" w:fill="FFFFFF" w:themeFill="background1"/>
        </w:rPr>
        <w:t>112-119.</w:t>
      </w:r>
      <w:r w:rsidRPr="00773645">
        <w:rPr>
          <w:rFonts w:ascii="Times New Roman" w:hAnsi="Times New Roman"/>
        </w:rPr>
        <w:t xml:space="preserve"> </w:t>
      </w:r>
      <w:bookmarkEnd w:id="53"/>
    </w:p>
    <w:p w14:paraId="0325162C"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themeFill="background1"/>
        </w:rPr>
      </w:pPr>
      <w:bookmarkStart w:id="54" w:name="_Ref488926637"/>
    </w:p>
    <w:p w14:paraId="1B75B8A7" w14:textId="02FCC0EF" w:rsidR="00627F5A" w:rsidRPr="00773645" w:rsidRDefault="00627F5A" w:rsidP="006F7F47">
      <w:pPr>
        <w:pStyle w:val="CM41"/>
        <w:shd w:val="clear" w:color="auto" w:fill="FFFFFF" w:themeFill="background1"/>
        <w:tabs>
          <w:tab w:val="left" w:pos="720"/>
        </w:tabs>
        <w:rPr>
          <w:rFonts w:ascii="Times New Roman" w:hAnsi="Times New Roman"/>
        </w:rPr>
      </w:pPr>
      <w:proofErr w:type="spellStart"/>
      <w:r w:rsidRPr="00773645">
        <w:rPr>
          <w:rFonts w:ascii="Times New Roman" w:hAnsi="Times New Roman"/>
          <w:shd w:val="clear" w:color="auto" w:fill="FFFFFF" w:themeFill="background1"/>
        </w:rPr>
        <w:t>Weisbrod</w:t>
      </w:r>
      <w:proofErr w:type="spellEnd"/>
      <w:r w:rsidRPr="00773645">
        <w:rPr>
          <w:rFonts w:ascii="Times New Roman" w:hAnsi="Times New Roman"/>
          <w:shd w:val="clear" w:color="auto" w:fill="FFFFFF" w:themeFill="background1"/>
        </w:rPr>
        <w:t>, G., Williams, D.</w:t>
      </w:r>
      <w:r w:rsidR="00145051" w:rsidRPr="00773645">
        <w:rPr>
          <w:rFonts w:ascii="Times New Roman" w:hAnsi="Times New Roman"/>
          <w:shd w:val="clear" w:color="auto" w:fill="FFFFFF" w:themeFill="background1"/>
        </w:rPr>
        <w:t>, 2011.</w:t>
      </w:r>
      <w:r w:rsidRPr="00773645">
        <w:rPr>
          <w:rFonts w:ascii="Times New Roman" w:hAnsi="Times New Roman"/>
          <w:shd w:val="clear" w:color="auto" w:fill="FFFFFF" w:themeFill="background1"/>
        </w:rPr>
        <w:t xml:space="preserve"> Framework and Process for Economic Impact Assessment of Potential Highway Congestion Pricing and Tolling Schemes. </w:t>
      </w:r>
      <w:r w:rsidRPr="00773645">
        <w:rPr>
          <w:rFonts w:ascii="Times New Roman" w:hAnsi="Times New Roman"/>
          <w:iCs/>
          <w:shd w:val="clear" w:color="auto" w:fill="FFFFFF" w:themeFill="background1"/>
        </w:rPr>
        <w:t>Transportation Research Board 90th Annual Meeting</w:t>
      </w:r>
      <w:r w:rsidRPr="00773645">
        <w:rPr>
          <w:rStyle w:val="apple-converted-space"/>
          <w:rFonts w:ascii="Times New Roman" w:hAnsi="Times New Roman"/>
          <w:shd w:val="clear" w:color="auto" w:fill="FFFFFF" w:themeFill="background1"/>
        </w:rPr>
        <w:t xml:space="preserve">, </w:t>
      </w:r>
      <w:r w:rsidRPr="00773645">
        <w:rPr>
          <w:rFonts w:ascii="Times New Roman" w:hAnsi="Times New Roman"/>
          <w:shd w:val="clear" w:color="auto" w:fill="FFFFFF" w:themeFill="background1"/>
        </w:rPr>
        <w:t>No. 11-1585.</w:t>
      </w:r>
      <w:bookmarkEnd w:id="54"/>
    </w:p>
    <w:p w14:paraId="77AA645B" w14:textId="2B1CD2D2" w:rsidR="006F7F47" w:rsidRPr="00773645" w:rsidRDefault="006F7F47" w:rsidP="006F7F47">
      <w:pPr>
        <w:rPr>
          <w:sz w:val="24"/>
        </w:rPr>
      </w:pPr>
    </w:p>
    <w:p w14:paraId="1A4F4738" w14:textId="38DDB833" w:rsidR="006F7F47" w:rsidRPr="00773645" w:rsidRDefault="006F7F47" w:rsidP="006F7F47">
      <w:pPr>
        <w:tabs>
          <w:tab w:val="left" w:pos="1345"/>
        </w:tabs>
        <w:ind w:firstLine="0"/>
        <w:rPr>
          <w:sz w:val="24"/>
        </w:rPr>
      </w:pPr>
      <w:r w:rsidRPr="00773645">
        <w:rPr>
          <w:sz w:val="24"/>
        </w:rPr>
        <w:t>Wilbur Smith Associates., 2005. Executive Summary - CTE Preliminary Traffic &amp; Revenue Study.</w:t>
      </w:r>
    </w:p>
    <w:p w14:paraId="12E8E36D" w14:textId="77777777" w:rsidR="006F7F47" w:rsidRPr="00773645" w:rsidRDefault="006F7F47" w:rsidP="006F7F47">
      <w:pPr>
        <w:tabs>
          <w:tab w:val="left" w:pos="1345"/>
        </w:tabs>
        <w:ind w:firstLine="0"/>
        <w:rPr>
          <w:sz w:val="24"/>
        </w:rPr>
      </w:pPr>
    </w:p>
    <w:p w14:paraId="6E6BFFBD" w14:textId="0658DEEB" w:rsidR="006F7F47" w:rsidRPr="00773645" w:rsidRDefault="006F7F47" w:rsidP="006F7F47">
      <w:pPr>
        <w:tabs>
          <w:tab w:val="left" w:pos="1345"/>
        </w:tabs>
        <w:ind w:firstLine="0"/>
        <w:rPr>
          <w:sz w:val="24"/>
        </w:rPr>
      </w:pPr>
      <w:r w:rsidRPr="00773645">
        <w:rPr>
          <w:sz w:val="24"/>
        </w:rPr>
        <w:t>WSDOT, 2016. SR 520 Bridge investment grade, traffic and revenue study update. Washington State Department of Transportation.</w:t>
      </w:r>
    </w:p>
    <w:p w14:paraId="4A2A911D" w14:textId="77777777" w:rsidR="006F7F47" w:rsidRPr="00773645" w:rsidRDefault="006F7F47" w:rsidP="006F7F47">
      <w:pPr>
        <w:tabs>
          <w:tab w:val="left" w:pos="1345"/>
        </w:tabs>
        <w:ind w:firstLine="0"/>
        <w:rPr>
          <w:sz w:val="24"/>
        </w:rPr>
      </w:pPr>
    </w:p>
    <w:p w14:paraId="403EF20B" w14:textId="4A81FF18" w:rsidR="006F7F47" w:rsidRPr="00773645" w:rsidRDefault="006F7F47" w:rsidP="006F7F47">
      <w:pPr>
        <w:tabs>
          <w:tab w:val="left" w:pos="1345"/>
        </w:tabs>
        <w:ind w:firstLine="0"/>
        <w:rPr>
          <w:sz w:val="24"/>
        </w:rPr>
      </w:pPr>
      <w:r w:rsidRPr="00773645">
        <w:rPr>
          <w:sz w:val="24"/>
        </w:rPr>
        <w:t xml:space="preserve">Wu, D., </w:t>
      </w:r>
      <w:proofErr w:type="spellStart"/>
      <w:r w:rsidRPr="00773645">
        <w:rPr>
          <w:sz w:val="24"/>
        </w:rPr>
        <w:t>Kulshrestha</w:t>
      </w:r>
      <w:proofErr w:type="spellEnd"/>
      <w:r w:rsidRPr="00773645">
        <w:rPr>
          <w:sz w:val="24"/>
        </w:rPr>
        <w:t xml:space="preserve">, A., Yin, Y., </w:t>
      </w:r>
      <w:proofErr w:type="spellStart"/>
      <w:r w:rsidRPr="00773645">
        <w:rPr>
          <w:sz w:val="24"/>
        </w:rPr>
        <w:t>Tillander</w:t>
      </w:r>
      <w:proofErr w:type="spellEnd"/>
      <w:r w:rsidRPr="00773645">
        <w:rPr>
          <w:sz w:val="24"/>
        </w:rPr>
        <w:t xml:space="preserve">, T., </w:t>
      </w:r>
      <w:proofErr w:type="spellStart"/>
      <w:r w:rsidRPr="00773645">
        <w:rPr>
          <w:sz w:val="24"/>
        </w:rPr>
        <w:t>Plass</w:t>
      </w:r>
      <w:proofErr w:type="spellEnd"/>
      <w:r w:rsidRPr="00773645">
        <w:rPr>
          <w:sz w:val="24"/>
        </w:rPr>
        <w:t xml:space="preserve">, M., 2011. Impacts of Dynamic Pricing on Managed Lane Operations. Transportation Research Board 90th Annual Meeting, No. 11-1772. </w:t>
      </w:r>
    </w:p>
    <w:p w14:paraId="5250BDA5" w14:textId="77777777" w:rsidR="006F7F47" w:rsidRPr="00773645" w:rsidRDefault="006F7F47" w:rsidP="006F7F47">
      <w:pPr>
        <w:tabs>
          <w:tab w:val="left" w:pos="1345"/>
        </w:tabs>
        <w:ind w:firstLine="0"/>
        <w:rPr>
          <w:sz w:val="24"/>
        </w:rPr>
      </w:pPr>
    </w:p>
    <w:p w14:paraId="49D8578D" w14:textId="209E96A5" w:rsidR="006F7F47" w:rsidRPr="00773645" w:rsidRDefault="006F7F47" w:rsidP="006F7F47">
      <w:pPr>
        <w:tabs>
          <w:tab w:val="left" w:pos="1345"/>
        </w:tabs>
        <w:ind w:firstLine="0"/>
        <w:rPr>
          <w:sz w:val="24"/>
        </w:rPr>
      </w:pPr>
      <w:r w:rsidRPr="00773645">
        <w:rPr>
          <w:sz w:val="24"/>
        </w:rPr>
        <w:t>Sinha</w:t>
      </w:r>
      <w:r w:rsidR="00DA30CF" w:rsidRPr="00773645">
        <w:rPr>
          <w:sz w:val="24"/>
        </w:rPr>
        <w:t>, K.C.</w:t>
      </w:r>
      <w:r w:rsidRPr="00773645">
        <w:rPr>
          <w:sz w:val="24"/>
        </w:rPr>
        <w:t xml:space="preserve"> and </w:t>
      </w:r>
      <w:proofErr w:type="spellStart"/>
      <w:r w:rsidRPr="00773645">
        <w:rPr>
          <w:sz w:val="24"/>
        </w:rPr>
        <w:t>Labi</w:t>
      </w:r>
      <w:proofErr w:type="spellEnd"/>
      <w:r w:rsidRPr="00773645">
        <w:rPr>
          <w:sz w:val="24"/>
        </w:rPr>
        <w:t xml:space="preserve">, </w:t>
      </w:r>
      <w:r w:rsidR="00DA30CF" w:rsidRPr="00773645">
        <w:rPr>
          <w:sz w:val="24"/>
        </w:rPr>
        <w:t xml:space="preserve">S. </w:t>
      </w:r>
      <w:r w:rsidRPr="00773645">
        <w:rPr>
          <w:sz w:val="24"/>
        </w:rPr>
        <w:t>2007</w:t>
      </w:r>
      <w:r w:rsidR="00DA30CF" w:rsidRPr="00773645">
        <w:rPr>
          <w:sz w:val="24"/>
        </w:rPr>
        <w:t>, Transportation Decision-Making: Principles of Project Evaluation and Programming, Wiley and Sons, Hoboken NJ.</w:t>
      </w:r>
    </w:p>
    <w:p w14:paraId="02DA56FB" w14:textId="77777777" w:rsidR="003B69F8" w:rsidRPr="00773645" w:rsidRDefault="003B69F8" w:rsidP="006F7F47">
      <w:pPr>
        <w:tabs>
          <w:tab w:val="left" w:pos="1345"/>
        </w:tabs>
        <w:ind w:firstLine="0"/>
        <w:rPr>
          <w:sz w:val="24"/>
        </w:rPr>
      </w:pPr>
    </w:p>
    <w:p w14:paraId="035E32B3" w14:textId="08A7BF2A" w:rsidR="00773645" w:rsidRPr="00773645" w:rsidRDefault="00773645" w:rsidP="00773645">
      <w:pPr>
        <w:tabs>
          <w:tab w:val="left" w:pos="1345"/>
        </w:tabs>
        <w:ind w:firstLine="0"/>
        <w:rPr>
          <w:sz w:val="24"/>
        </w:rPr>
      </w:pPr>
      <w:r w:rsidRPr="00773645">
        <w:rPr>
          <w:sz w:val="24"/>
        </w:rPr>
        <w:t xml:space="preserve">Zhang, Z., </w:t>
      </w:r>
      <w:r w:rsidR="006A6E32">
        <w:rPr>
          <w:sz w:val="24"/>
        </w:rPr>
        <w:t xml:space="preserve">Bai, Q., </w:t>
      </w:r>
      <w:proofErr w:type="spellStart"/>
      <w:r w:rsidRPr="00773645">
        <w:rPr>
          <w:sz w:val="24"/>
        </w:rPr>
        <w:t>Labi</w:t>
      </w:r>
      <w:proofErr w:type="spellEnd"/>
      <w:r w:rsidRPr="00773645">
        <w:rPr>
          <w:sz w:val="24"/>
        </w:rPr>
        <w:t>, S., Sinha, K.C. (201</w:t>
      </w:r>
      <w:r w:rsidR="006048B3">
        <w:rPr>
          <w:sz w:val="24"/>
        </w:rPr>
        <w:t>3</w:t>
      </w:r>
      <w:r w:rsidRPr="00773645">
        <w:rPr>
          <w:sz w:val="24"/>
        </w:rPr>
        <w:t>) General Framework for Evaluating Long-Term Leasing of Toll Roads: Case Study of Indiana I-90 Highway, Transportation Research Record 2345, 83–91.</w:t>
      </w:r>
    </w:p>
    <w:p w14:paraId="6A9D640C" w14:textId="77777777" w:rsidR="00773645" w:rsidRPr="00DA30CF" w:rsidRDefault="00773645" w:rsidP="00773645">
      <w:pPr>
        <w:tabs>
          <w:tab w:val="left" w:pos="1345"/>
        </w:tabs>
        <w:ind w:firstLine="0"/>
        <w:rPr>
          <w:sz w:val="24"/>
        </w:rPr>
      </w:pPr>
    </w:p>
    <w:sectPr w:rsidR="00773645" w:rsidRPr="00DA30CF" w:rsidSect="00C4220F">
      <w:type w:val="nextColumn"/>
      <w:pgSz w:w="12240" w:h="15840"/>
      <w:pgMar w:top="1440" w:right="1440" w:bottom="1440" w:left="1440" w:header="706" w:footer="706" w:gutter="0"/>
      <w:lnNumType w:countBy="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C735CA" w14:textId="77777777" w:rsidR="001F549C" w:rsidRDefault="001F549C">
      <w:r>
        <w:separator/>
      </w:r>
    </w:p>
  </w:endnote>
  <w:endnote w:type="continuationSeparator" w:id="0">
    <w:p w14:paraId="32A9BEF7" w14:textId="77777777" w:rsidR="001F549C" w:rsidRDefault="001F54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auto"/>
    <w:pitch w:val="variable"/>
    <w:sig w:usb0="00000287" w:usb1="00000000" w:usb2="00000000" w:usb3="00000000" w:csb0="0000009F" w:csb1="00000000"/>
  </w:font>
  <w:font w:name="MS Mincho">
    <w:panose1 w:val="02020609040205080304"/>
    <w:charset w:val="80"/>
    <w:family w:val="auto"/>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Myriad Pro">
    <w:altName w:val="Corbel"/>
    <w:panose1 w:val="00000000000000000000"/>
    <w:charset w:val="00"/>
    <w:family w:val="swiss"/>
    <w:notTrueType/>
    <w:pitch w:val="variable"/>
    <w:sig w:usb0="20000287" w:usb1="00000001" w:usb2="00000000" w:usb3="00000000" w:csb0="0000019F" w:csb1="00000000"/>
  </w:font>
  <w:font w:name="宋体">
    <w:charset w:val="86"/>
    <w:family w:val="auto"/>
    <w:pitch w:val="variable"/>
    <w:sig w:usb0="00000003" w:usb1="288F0000" w:usb2="00000016" w:usb3="00000000" w:csb0="00040001" w:csb1="00000000"/>
  </w:font>
  <w:font w:name="Berling Roman">
    <w:altName w:val="Berling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B49269" w14:textId="77777777" w:rsidR="001F549C" w:rsidRDefault="001F549C">
      <w:r>
        <w:separator/>
      </w:r>
    </w:p>
  </w:footnote>
  <w:footnote w:type="continuationSeparator" w:id="0">
    <w:p w14:paraId="1B499A7E" w14:textId="77777777" w:rsidR="001F549C" w:rsidRDefault="001F549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szCs w:val="20"/>
      </w:rPr>
      <w:id w:val="-139581017"/>
      <w:docPartObj>
        <w:docPartGallery w:val="Page Numbers (Top of Page)"/>
        <w:docPartUnique/>
      </w:docPartObj>
    </w:sdtPr>
    <w:sdtEndPr>
      <w:rPr>
        <w:noProof/>
      </w:rPr>
    </w:sdtEndPr>
    <w:sdtContent>
      <w:p w14:paraId="0A742A25" w14:textId="09745126" w:rsidR="00C12D88" w:rsidRPr="003E33E7" w:rsidRDefault="00C12D88" w:rsidP="005F1D9C">
        <w:pPr>
          <w:pStyle w:val="Header"/>
          <w:ind w:firstLine="0"/>
          <w:rPr>
            <w:noProof/>
            <w:sz w:val="20"/>
            <w:szCs w:val="20"/>
          </w:rPr>
        </w:pPr>
        <w:r w:rsidRPr="003E33E7">
          <w:rPr>
            <w:sz w:val="20"/>
            <w:szCs w:val="20"/>
          </w:rPr>
          <w:tab/>
        </w:r>
        <w:r w:rsidRPr="003E33E7">
          <w:rPr>
            <w:sz w:val="20"/>
            <w:szCs w:val="20"/>
          </w:rPr>
          <w:tab/>
        </w:r>
        <w:r w:rsidRPr="003E33E7">
          <w:rPr>
            <w:sz w:val="20"/>
            <w:szCs w:val="20"/>
          </w:rPr>
          <w:fldChar w:fldCharType="begin"/>
        </w:r>
        <w:r w:rsidRPr="003E33E7">
          <w:rPr>
            <w:sz w:val="20"/>
            <w:szCs w:val="20"/>
          </w:rPr>
          <w:instrText xml:space="preserve"> PAGE   \* MERGEFORMAT </w:instrText>
        </w:r>
        <w:r w:rsidRPr="003E33E7">
          <w:rPr>
            <w:sz w:val="20"/>
            <w:szCs w:val="20"/>
          </w:rPr>
          <w:fldChar w:fldCharType="separate"/>
        </w:r>
        <w:r w:rsidR="004039E0">
          <w:rPr>
            <w:noProof/>
            <w:sz w:val="20"/>
            <w:szCs w:val="20"/>
          </w:rPr>
          <w:t>7</w:t>
        </w:r>
        <w:r w:rsidRPr="003E33E7">
          <w:rPr>
            <w:noProof/>
            <w:sz w:val="20"/>
            <w:szCs w:val="20"/>
          </w:rPr>
          <w:fldChar w:fldCharType="end"/>
        </w:r>
      </w:p>
    </w:sdtContent>
  </w:sdt>
  <w:p w14:paraId="25818FD4" w14:textId="77777777" w:rsidR="00C12D88" w:rsidRPr="003E33E7" w:rsidRDefault="00C12D88" w:rsidP="00754BB7">
    <w:pPr>
      <w:pStyle w:val="Head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C5FE9"/>
    <w:multiLevelType w:val="hybridMultilevel"/>
    <w:tmpl w:val="1066732C"/>
    <w:lvl w:ilvl="0" w:tplc="DA5A4ACE">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3C0430"/>
    <w:multiLevelType w:val="hybridMultilevel"/>
    <w:tmpl w:val="66C878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593862"/>
    <w:multiLevelType w:val="hybridMultilevel"/>
    <w:tmpl w:val="B82268B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911C04"/>
    <w:multiLevelType w:val="hybridMultilevel"/>
    <w:tmpl w:val="077A17B4"/>
    <w:lvl w:ilvl="0" w:tplc="DD7C7BE2">
      <w:start w:val="1"/>
      <w:numFmt w:val="bullet"/>
      <w:suff w:val="space"/>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4C293F"/>
    <w:multiLevelType w:val="hybridMultilevel"/>
    <w:tmpl w:val="08A87C40"/>
    <w:lvl w:ilvl="0" w:tplc="A7D8AC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474237"/>
    <w:multiLevelType w:val="singleLevel"/>
    <w:tmpl w:val="05D86B46"/>
    <w:lvl w:ilvl="0">
      <w:start w:val="1"/>
      <w:numFmt w:val="decimal"/>
      <w:pStyle w:val="SIDTfirstheading"/>
      <w:lvlText w:val="%1."/>
      <w:lvlJc w:val="left"/>
      <w:pPr>
        <w:tabs>
          <w:tab w:val="num" w:pos="360"/>
        </w:tabs>
        <w:ind w:left="284" w:hanging="284"/>
      </w:pPr>
      <w:rPr>
        <w:rFonts w:hint="default"/>
      </w:rPr>
    </w:lvl>
  </w:abstractNum>
  <w:abstractNum w:abstractNumId="6">
    <w:nsid w:val="23D56D1E"/>
    <w:multiLevelType w:val="hybridMultilevel"/>
    <w:tmpl w:val="59BABFE2"/>
    <w:lvl w:ilvl="0" w:tplc="B9CEA4BC">
      <w:start w:val="1"/>
      <w:numFmt w:val="lowerLetter"/>
      <w:suff w:val="space"/>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3A7B2C"/>
    <w:multiLevelType w:val="multilevel"/>
    <w:tmpl w:val="5A1A2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4D5B2B"/>
    <w:multiLevelType w:val="hybridMultilevel"/>
    <w:tmpl w:val="2408B19E"/>
    <w:lvl w:ilvl="0" w:tplc="01D6C60E">
      <w:start w:val="1"/>
      <w:numFmt w:val="bullet"/>
      <w:pStyle w:val="List1"/>
      <w:lvlText w:val=""/>
      <w:lvlJc w:val="left"/>
      <w:pPr>
        <w:tabs>
          <w:tab w:val="num" w:pos="720"/>
        </w:tabs>
        <w:ind w:left="720" w:hanging="360"/>
      </w:pPr>
      <w:rPr>
        <w:rFonts w:ascii="Symbol" w:hAnsi="Symbol" w:hint="default"/>
      </w:rPr>
    </w:lvl>
    <w:lvl w:ilvl="1" w:tplc="86B8B792" w:tentative="1">
      <w:start w:val="1"/>
      <w:numFmt w:val="bullet"/>
      <w:lvlText w:val="o"/>
      <w:lvlJc w:val="left"/>
      <w:pPr>
        <w:tabs>
          <w:tab w:val="num" w:pos="1440"/>
        </w:tabs>
        <w:ind w:left="1440" w:hanging="360"/>
      </w:pPr>
      <w:rPr>
        <w:rFonts w:ascii="Courier New" w:hAnsi="Courier New" w:cs="Courier New" w:hint="default"/>
      </w:rPr>
    </w:lvl>
    <w:lvl w:ilvl="2" w:tplc="E7CC0022" w:tentative="1">
      <w:start w:val="1"/>
      <w:numFmt w:val="bullet"/>
      <w:lvlText w:val=""/>
      <w:lvlJc w:val="left"/>
      <w:pPr>
        <w:tabs>
          <w:tab w:val="num" w:pos="2160"/>
        </w:tabs>
        <w:ind w:left="2160" w:hanging="360"/>
      </w:pPr>
      <w:rPr>
        <w:rFonts w:ascii="Wingdings" w:hAnsi="Wingdings" w:hint="default"/>
      </w:rPr>
    </w:lvl>
    <w:lvl w:ilvl="3" w:tplc="709222DE" w:tentative="1">
      <w:start w:val="1"/>
      <w:numFmt w:val="bullet"/>
      <w:lvlText w:val=""/>
      <w:lvlJc w:val="left"/>
      <w:pPr>
        <w:tabs>
          <w:tab w:val="num" w:pos="2880"/>
        </w:tabs>
        <w:ind w:left="2880" w:hanging="360"/>
      </w:pPr>
      <w:rPr>
        <w:rFonts w:ascii="Symbol" w:hAnsi="Symbol" w:hint="default"/>
      </w:rPr>
    </w:lvl>
    <w:lvl w:ilvl="4" w:tplc="2B4673CE" w:tentative="1">
      <w:start w:val="1"/>
      <w:numFmt w:val="bullet"/>
      <w:lvlText w:val="o"/>
      <w:lvlJc w:val="left"/>
      <w:pPr>
        <w:tabs>
          <w:tab w:val="num" w:pos="3600"/>
        </w:tabs>
        <w:ind w:left="3600" w:hanging="360"/>
      </w:pPr>
      <w:rPr>
        <w:rFonts w:ascii="Courier New" w:hAnsi="Courier New" w:cs="Courier New" w:hint="default"/>
      </w:rPr>
    </w:lvl>
    <w:lvl w:ilvl="5" w:tplc="FFB2F2A6" w:tentative="1">
      <w:start w:val="1"/>
      <w:numFmt w:val="bullet"/>
      <w:lvlText w:val=""/>
      <w:lvlJc w:val="left"/>
      <w:pPr>
        <w:tabs>
          <w:tab w:val="num" w:pos="4320"/>
        </w:tabs>
        <w:ind w:left="4320" w:hanging="360"/>
      </w:pPr>
      <w:rPr>
        <w:rFonts w:ascii="Wingdings" w:hAnsi="Wingdings" w:hint="default"/>
      </w:rPr>
    </w:lvl>
    <w:lvl w:ilvl="6" w:tplc="4FA4CA0E" w:tentative="1">
      <w:start w:val="1"/>
      <w:numFmt w:val="bullet"/>
      <w:lvlText w:val=""/>
      <w:lvlJc w:val="left"/>
      <w:pPr>
        <w:tabs>
          <w:tab w:val="num" w:pos="5040"/>
        </w:tabs>
        <w:ind w:left="5040" w:hanging="360"/>
      </w:pPr>
      <w:rPr>
        <w:rFonts w:ascii="Symbol" w:hAnsi="Symbol" w:hint="default"/>
      </w:rPr>
    </w:lvl>
    <w:lvl w:ilvl="7" w:tplc="17104880" w:tentative="1">
      <w:start w:val="1"/>
      <w:numFmt w:val="bullet"/>
      <w:lvlText w:val="o"/>
      <w:lvlJc w:val="left"/>
      <w:pPr>
        <w:tabs>
          <w:tab w:val="num" w:pos="5760"/>
        </w:tabs>
        <w:ind w:left="5760" w:hanging="360"/>
      </w:pPr>
      <w:rPr>
        <w:rFonts w:ascii="Courier New" w:hAnsi="Courier New" w:cs="Courier New" w:hint="default"/>
      </w:rPr>
    </w:lvl>
    <w:lvl w:ilvl="8" w:tplc="AD18F958" w:tentative="1">
      <w:start w:val="1"/>
      <w:numFmt w:val="bullet"/>
      <w:lvlText w:val=""/>
      <w:lvlJc w:val="left"/>
      <w:pPr>
        <w:tabs>
          <w:tab w:val="num" w:pos="6480"/>
        </w:tabs>
        <w:ind w:left="6480" w:hanging="360"/>
      </w:pPr>
      <w:rPr>
        <w:rFonts w:ascii="Wingdings" w:hAnsi="Wingdings" w:hint="default"/>
      </w:rPr>
    </w:lvl>
  </w:abstractNum>
  <w:abstractNum w:abstractNumId="9">
    <w:nsid w:val="246860FF"/>
    <w:multiLevelType w:val="hybridMultilevel"/>
    <w:tmpl w:val="E72AF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D51335"/>
    <w:multiLevelType w:val="hybridMultilevel"/>
    <w:tmpl w:val="08D2BFDA"/>
    <w:lvl w:ilvl="0" w:tplc="04090001">
      <w:start w:val="1"/>
      <w:numFmt w:val="bullet"/>
      <w:lvlText w:val=""/>
      <w:lvlJc w:val="left"/>
      <w:pPr>
        <w:ind w:left="761" w:hanging="360"/>
      </w:pPr>
      <w:rPr>
        <w:rFonts w:ascii="Symbol" w:hAnsi="Symbol"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11">
    <w:nsid w:val="279C4BA7"/>
    <w:multiLevelType w:val="multilevel"/>
    <w:tmpl w:val="4872968E"/>
    <w:lvl w:ilvl="0">
      <w:start w:val="2"/>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none"/>
      <w:pStyle w:val="Heading3"/>
      <w:lvlText w:val="%1.%2."/>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383340C1"/>
    <w:multiLevelType w:val="hybridMultilevel"/>
    <w:tmpl w:val="F9247DE2"/>
    <w:lvl w:ilvl="0" w:tplc="ADE4B406">
      <w:start w:val="1"/>
      <w:numFmt w:val="decimal"/>
      <w:lvlText w:val="%1."/>
      <w:lvlJc w:val="left"/>
      <w:pPr>
        <w:ind w:left="360" w:hanging="360"/>
      </w:pPr>
      <w:rPr>
        <w:rFonts w:ascii="Times New Roman" w:hAnsi="Times New Roman" w:cs="Times New Roman" w:hint="default"/>
        <w:b w:val="0"/>
        <w:i w:val="0"/>
        <w:sz w:val="22"/>
        <w:szCs w:val="2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F171D36"/>
    <w:multiLevelType w:val="hybridMultilevel"/>
    <w:tmpl w:val="B82268BA"/>
    <w:lvl w:ilvl="0" w:tplc="0409000F">
      <w:start w:val="1"/>
      <w:numFmt w:val="decimal"/>
      <w:lvlText w:val="%1."/>
      <w:lvlJc w:val="left"/>
      <w:pPr>
        <w:ind w:left="1199" w:hanging="360"/>
      </w:pPr>
      <w:rPr>
        <w:rFonts w:hint="default"/>
      </w:rPr>
    </w:lvl>
    <w:lvl w:ilvl="1" w:tplc="04090003" w:tentative="1">
      <w:start w:val="1"/>
      <w:numFmt w:val="bullet"/>
      <w:lvlText w:val="o"/>
      <w:lvlJc w:val="left"/>
      <w:pPr>
        <w:ind w:left="1919" w:hanging="360"/>
      </w:pPr>
      <w:rPr>
        <w:rFonts w:ascii="Courier New" w:hAnsi="Courier New" w:cs="Courier New" w:hint="default"/>
      </w:rPr>
    </w:lvl>
    <w:lvl w:ilvl="2" w:tplc="04090005" w:tentative="1">
      <w:start w:val="1"/>
      <w:numFmt w:val="bullet"/>
      <w:lvlText w:val=""/>
      <w:lvlJc w:val="left"/>
      <w:pPr>
        <w:ind w:left="2639" w:hanging="360"/>
      </w:pPr>
      <w:rPr>
        <w:rFonts w:ascii="Wingdings" w:hAnsi="Wingdings" w:hint="default"/>
      </w:rPr>
    </w:lvl>
    <w:lvl w:ilvl="3" w:tplc="04090001" w:tentative="1">
      <w:start w:val="1"/>
      <w:numFmt w:val="bullet"/>
      <w:lvlText w:val=""/>
      <w:lvlJc w:val="left"/>
      <w:pPr>
        <w:ind w:left="3359" w:hanging="360"/>
      </w:pPr>
      <w:rPr>
        <w:rFonts w:ascii="Symbol" w:hAnsi="Symbol" w:hint="default"/>
      </w:rPr>
    </w:lvl>
    <w:lvl w:ilvl="4" w:tplc="04090003" w:tentative="1">
      <w:start w:val="1"/>
      <w:numFmt w:val="bullet"/>
      <w:lvlText w:val="o"/>
      <w:lvlJc w:val="left"/>
      <w:pPr>
        <w:ind w:left="4079" w:hanging="360"/>
      </w:pPr>
      <w:rPr>
        <w:rFonts w:ascii="Courier New" w:hAnsi="Courier New" w:cs="Courier New" w:hint="default"/>
      </w:rPr>
    </w:lvl>
    <w:lvl w:ilvl="5" w:tplc="04090005" w:tentative="1">
      <w:start w:val="1"/>
      <w:numFmt w:val="bullet"/>
      <w:lvlText w:val=""/>
      <w:lvlJc w:val="left"/>
      <w:pPr>
        <w:ind w:left="4799" w:hanging="360"/>
      </w:pPr>
      <w:rPr>
        <w:rFonts w:ascii="Wingdings" w:hAnsi="Wingdings" w:hint="default"/>
      </w:rPr>
    </w:lvl>
    <w:lvl w:ilvl="6" w:tplc="04090001" w:tentative="1">
      <w:start w:val="1"/>
      <w:numFmt w:val="bullet"/>
      <w:lvlText w:val=""/>
      <w:lvlJc w:val="left"/>
      <w:pPr>
        <w:ind w:left="5519" w:hanging="360"/>
      </w:pPr>
      <w:rPr>
        <w:rFonts w:ascii="Symbol" w:hAnsi="Symbol" w:hint="default"/>
      </w:rPr>
    </w:lvl>
    <w:lvl w:ilvl="7" w:tplc="04090003" w:tentative="1">
      <w:start w:val="1"/>
      <w:numFmt w:val="bullet"/>
      <w:lvlText w:val="o"/>
      <w:lvlJc w:val="left"/>
      <w:pPr>
        <w:ind w:left="6239" w:hanging="360"/>
      </w:pPr>
      <w:rPr>
        <w:rFonts w:ascii="Courier New" w:hAnsi="Courier New" w:cs="Courier New" w:hint="default"/>
      </w:rPr>
    </w:lvl>
    <w:lvl w:ilvl="8" w:tplc="04090005" w:tentative="1">
      <w:start w:val="1"/>
      <w:numFmt w:val="bullet"/>
      <w:lvlText w:val=""/>
      <w:lvlJc w:val="left"/>
      <w:pPr>
        <w:ind w:left="6959" w:hanging="360"/>
      </w:pPr>
      <w:rPr>
        <w:rFonts w:ascii="Wingdings" w:hAnsi="Wingdings" w:hint="default"/>
      </w:rPr>
    </w:lvl>
  </w:abstractNum>
  <w:abstractNum w:abstractNumId="14">
    <w:nsid w:val="42EF7FCC"/>
    <w:multiLevelType w:val="hybridMultilevel"/>
    <w:tmpl w:val="35B24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FD1C9F"/>
    <w:multiLevelType w:val="hybridMultilevel"/>
    <w:tmpl w:val="B7A826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050FE0"/>
    <w:multiLevelType w:val="hybridMultilevel"/>
    <w:tmpl w:val="0880794C"/>
    <w:lvl w:ilvl="0" w:tplc="D91CA16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2792C45"/>
    <w:multiLevelType w:val="multilevel"/>
    <w:tmpl w:val="BA2E017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i w:val="0"/>
      </w:rPr>
    </w:lvl>
    <w:lvl w:ilvl="2">
      <w:start w:val="1"/>
      <w:numFmt w:val="decimal"/>
      <w:lvlText w:val="%3.%2.   "/>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nsid w:val="57385AAB"/>
    <w:multiLevelType w:val="hybridMultilevel"/>
    <w:tmpl w:val="340618E6"/>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6A5C2153"/>
    <w:multiLevelType w:val="hybridMultilevel"/>
    <w:tmpl w:val="58C627DA"/>
    <w:lvl w:ilvl="0" w:tplc="04090001">
      <w:start w:val="1"/>
      <w:numFmt w:val="bullet"/>
      <w:lvlText w:val=""/>
      <w:lvlJc w:val="left"/>
      <w:pPr>
        <w:ind w:left="1199" w:hanging="360"/>
      </w:pPr>
      <w:rPr>
        <w:rFonts w:ascii="Symbol" w:hAnsi="Symbol" w:hint="default"/>
      </w:rPr>
    </w:lvl>
    <w:lvl w:ilvl="1" w:tplc="04090003" w:tentative="1">
      <w:start w:val="1"/>
      <w:numFmt w:val="bullet"/>
      <w:lvlText w:val="o"/>
      <w:lvlJc w:val="left"/>
      <w:pPr>
        <w:ind w:left="1919" w:hanging="360"/>
      </w:pPr>
      <w:rPr>
        <w:rFonts w:ascii="Courier New" w:hAnsi="Courier New" w:cs="Courier New" w:hint="default"/>
      </w:rPr>
    </w:lvl>
    <w:lvl w:ilvl="2" w:tplc="04090005" w:tentative="1">
      <w:start w:val="1"/>
      <w:numFmt w:val="bullet"/>
      <w:lvlText w:val=""/>
      <w:lvlJc w:val="left"/>
      <w:pPr>
        <w:ind w:left="2639" w:hanging="360"/>
      </w:pPr>
      <w:rPr>
        <w:rFonts w:ascii="Wingdings" w:hAnsi="Wingdings" w:hint="default"/>
      </w:rPr>
    </w:lvl>
    <w:lvl w:ilvl="3" w:tplc="04090001" w:tentative="1">
      <w:start w:val="1"/>
      <w:numFmt w:val="bullet"/>
      <w:lvlText w:val=""/>
      <w:lvlJc w:val="left"/>
      <w:pPr>
        <w:ind w:left="3359" w:hanging="360"/>
      </w:pPr>
      <w:rPr>
        <w:rFonts w:ascii="Symbol" w:hAnsi="Symbol" w:hint="default"/>
      </w:rPr>
    </w:lvl>
    <w:lvl w:ilvl="4" w:tplc="04090003" w:tentative="1">
      <w:start w:val="1"/>
      <w:numFmt w:val="bullet"/>
      <w:lvlText w:val="o"/>
      <w:lvlJc w:val="left"/>
      <w:pPr>
        <w:ind w:left="4079" w:hanging="360"/>
      </w:pPr>
      <w:rPr>
        <w:rFonts w:ascii="Courier New" w:hAnsi="Courier New" w:cs="Courier New" w:hint="default"/>
      </w:rPr>
    </w:lvl>
    <w:lvl w:ilvl="5" w:tplc="04090005" w:tentative="1">
      <w:start w:val="1"/>
      <w:numFmt w:val="bullet"/>
      <w:lvlText w:val=""/>
      <w:lvlJc w:val="left"/>
      <w:pPr>
        <w:ind w:left="4799" w:hanging="360"/>
      </w:pPr>
      <w:rPr>
        <w:rFonts w:ascii="Wingdings" w:hAnsi="Wingdings" w:hint="default"/>
      </w:rPr>
    </w:lvl>
    <w:lvl w:ilvl="6" w:tplc="04090001" w:tentative="1">
      <w:start w:val="1"/>
      <w:numFmt w:val="bullet"/>
      <w:lvlText w:val=""/>
      <w:lvlJc w:val="left"/>
      <w:pPr>
        <w:ind w:left="5519" w:hanging="360"/>
      </w:pPr>
      <w:rPr>
        <w:rFonts w:ascii="Symbol" w:hAnsi="Symbol" w:hint="default"/>
      </w:rPr>
    </w:lvl>
    <w:lvl w:ilvl="7" w:tplc="04090003" w:tentative="1">
      <w:start w:val="1"/>
      <w:numFmt w:val="bullet"/>
      <w:lvlText w:val="o"/>
      <w:lvlJc w:val="left"/>
      <w:pPr>
        <w:ind w:left="6239" w:hanging="360"/>
      </w:pPr>
      <w:rPr>
        <w:rFonts w:ascii="Courier New" w:hAnsi="Courier New" w:cs="Courier New" w:hint="default"/>
      </w:rPr>
    </w:lvl>
    <w:lvl w:ilvl="8" w:tplc="04090005" w:tentative="1">
      <w:start w:val="1"/>
      <w:numFmt w:val="bullet"/>
      <w:lvlText w:val=""/>
      <w:lvlJc w:val="left"/>
      <w:pPr>
        <w:ind w:left="6959" w:hanging="360"/>
      </w:pPr>
      <w:rPr>
        <w:rFonts w:ascii="Wingdings" w:hAnsi="Wingdings" w:hint="default"/>
      </w:rPr>
    </w:lvl>
  </w:abstractNum>
  <w:abstractNum w:abstractNumId="20">
    <w:nsid w:val="76085C70"/>
    <w:multiLevelType w:val="hybridMultilevel"/>
    <w:tmpl w:val="B13AAE50"/>
    <w:lvl w:ilvl="0" w:tplc="A6083132">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79921D75"/>
    <w:multiLevelType w:val="hybridMultilevel"/>
    <w:tmpl w:val="7982D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DE21FE3"/>
    <w:multiLevelType w:val="hybridMultilevel"/>
    <w:tmpl w:val="FA9E3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17"/>
  </w:num>
  <w:num w:numId="4">
    <w:abstractNumId w:val="11"/>
  </w:num>
  <w:num w:numId="5">
    <w:abstractNumId w:val="20"/>
  </w:num>
  <w:num w:numId="6">
    <w:abstractNumId w:val="21"/>
  </w:num>
  <w:num w:numId="7">
    <w:abstractNumId w:val="10"/>
  </w:num>
  <w:num w:numId="8">
    <w:abstractNumId w:val="14"/>
  </w:num>
  <w:num w:numId="9">
    <w:abstractNumId w:val="4"/>
  </w:num>
  <w:num w:numId="10">
    <w:abstractNumId w:val="19"/>
  </w:num>
  <w:num w:numId="11">
    <w:abstractNumId w:val="13"/>
  </w:num>
  <w:num w:numId="12">
    <w:abstractNumId w:val="16"/>
  </w:num>
  <w:num w:numId="13">
    <w:abstractNumId w:val="12"/>
  </w:num>
  <w:num w:numId="14">
    <w:abstractNumId w:val="2"/>
  </w:num>
  <w:num w:numId="15">
    <w:abstractNumId w:val="3"/>
  </w:num>
  <w:num w:numId="16">
    <w:abstractNumId w:val="6"/>
  </w:num>
  <w:num w:numId="17">
    <w:abstractNumId w:val="0"/>
  </w:num>
  <w:num w:numId="18">
    <w:abstractNumId w:val="22"/>
  </w:num>
  <w:num w:numId="19">
    <w:abstractNumId w:val="1"/>
  </w:num>
  <w:num w:numId="20">
    <w:abstractNumId w:val="9"/>
  </w:num>
  <w:num w:numId="21">
    <w:abstractNumId w:val="17"/>
  </w:num>
  <w:num w:numId="22">
    <w:abstractNumId w:val="17"/>
  </w:num>
  <w:num w:numId="23">
    <w:abstractNumId w:val="18"/>
  </w:num>
  <w:num w:numId="24">
    <w:abstractNumId w:val="15"/>
  </w:num>
  <w:num w:numId="25">
    <w:abstractNumId w:val="7"/>
  </w:num>
  <w:num w:numId="26">
    <w:abstractNumId w:val="17"/>
  </w:num>
  <w:numIdMacAtCleanup w:val="4"/>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asil Sagir">
    <w15:presenceInfo w15:providerId="None" w15:userId="Fasil Sagi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activeWritingStyle w:appName="MSWord" w:lang="en-US" w:vendorID="64" w:dllVersion="6" w:nlCheck="1" w:checkStyle="1"/>
  <w:activeWritingStyle w:appName="MSWord" w:lang="en-CA" w:vendorID="64" w:dllVersion="6" w:nlCheck="1" w:checkStyle="0"/>
  <w:activeWritingStyle w:appName="MSWord" w:lang="en-US" w:vendorID="64" w:dllVersion="0" w:nlCheck="1" w:checkStyle="0"/>
  <w:activeWritingStyle w:appName="MSWord" w:lang="en-CA" w:vendorID="64" w:dllVersion="0" w:nlCheck="1" w:checkStyle="0"/>
  <w:activeWritingStyle w:appName="MSWord" w:lang="es-US" w:vendorID="64" w:dllVersion="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839"/>
  <w:drawingGridHorizontalSpacing w:val="110"/>
  <w:drawingGridVerticalSpacing w:val="299"/>
  <w:displayHorizontalDrawingGridEvery w:val="0"/>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905"/>
    <w:rsid w:val="00001E78"/>
    <w:rsid w:val="00003CA2"/>
    <w:rsid w:val="00004995"/>
    <w:rsid w:val="00004DA9"/>
    <w:rsid w:val="0000593C"/>
    <w:rsid w:val="0000628C"/>
    <w:rsid w:val="00006CF7"/>
    <w:rsid w:val="00007ED5"/>
    <w:rsid w:val="00010327"/>
    <w:rsid w:val="00010AEA"/>
    <w:rsid w:val="00011D49"/>
    <w:rsid w:val="0001204B"/>
    <w:rsid w:val="00012177"/>
    <w:rsid w:val="000143CB"/>
    <w:rsid w:val="00014997"/>
    <w:rsid w:val="000160E3"/>
    <w:rsid w:val="0001646D"/>
    <w:rsid w:val="000167D7"/>
    <w:rsid w:val="00016D79"/>
    <w:rsid w:val="00016E25"/>
    <w:rsid w:val="00020B6F"/>
    <w:rsid w:val="0002190E"/>
    <w:rsid w:val="00021F20"/>
    <w:rsid w:val="00022AB1"/>
    <w:rsid w:val="000239ED"/>
    <w:rsid w:val="00023CDD"/>
    <w:rsid w:val="00024D01"/>
    <w:rsid w:val="0002548F"/>
    <w:rsid w:val="000264CD"/>
    <w:rsid w:val="00030D2C"/>
    <w:rsid w:val="000310B0"/>
    <w:rsid w:val="00031528"/>
    <w:rsid w:val="00031A6B"/>
    <w:rsid w:val="00031E12"/>
    <w:rsid w:val="00032B5B"/>
    <w:rsid w:val="000333A9"/>
    <w:rsid w:val="0003400F"/>
    <w:rsid w:val="0003503E"/>
    <w:rsid w:val="00035212"/>
    <w:rsid w:val="000363AE"/>
    <w:rsid w:val="00036863"/>
    <w:rsid w:val="00036A20"/>
    <w:rsid w:val="00036E53"/>
    <w:rsid w:val="00037140"/>
    <w:rsid w:val="000379A3"/>
    <w:rsid w:val="00040017"/>
    <w:rsid w:val="00042AE0"/>
    <w:rsid w:val="00042C4E"/>
    <w:rsid w:val="00042CB7"/>
    <w:rsid w:val="0004462E"/>
    <w:rsid w:val="0004558A"/>
    <w:rsid w:val="000474D6"/>
    <w:rsid w:val="00050747"/>
    <w:rsid w:val="00050819"/>
    <w:rsid w:val="000509D8"/>
    <w:rsid w:val="00050F7A"/>
    <w:rsid w:val="00051C46"/>
    <w:rsid w:val="000527B3"/>
    <w:rsid w:val="000527D2"/>
    <w:rsid w:val="00052F4E"/>
    <w:rsid w:val="00054172"/>
    <w:rsid w:val="00054A29"/>
    <w:rsid w:val="00055C8B"/>
    <w:rsid w:val="00056E74"/>
    <w:rsid w:val="000574B4"/>
    <w:rsid w:val="00057CFA"/>
    <w:rsid w:val="00060AF7"/>
    <w:rsid w:val="000622E1"/>
    <w:rsid w:val="00064E98"/>
    <w:rsid w:val="00066545"/>
    <w:rsid w:val="00066EDD"/>
    <w:rsid w:val="0006735A"/>
    <w:rsid w:val="00070792"/>
    <w:rsid w:val="00071548"/>
    <w:rsid w:val="00073B4D"/>
    <w:rsid w:val="00076C1D"/>
    <w:rsid w:val="00080767"/>
    <w:rsid w:val="00081B27"/>
    <w:rsid w:val="00082610"/>
    <w:rsid w:val="0008328B"/>
    <w:rsid w:val="000838A0"/>
    <w:rsid w:val="00083E32"/>
    <w:rsid w:val="00084F9A"/>
    <w:rsid w:val="00087ACF"/>
    <w:rsid w:val="000902C1"/>
    <w:rsid w:val="0009158D"/>
    <w:rsid w:val="00091B63"/>
    <w:rsid w:val="0009386D"/>
    <w:rsid w:val="00094933"/>
    <w:rsid w:val="00094B79"/>
    <w:rsid w:val="00095DAB"/>
    <w:rsid w:val="0009723A"/>
    <w:rsid w:val="000974CE"/>
    <w:rsid w:val="000A02D8"/>
    <w:rsid w:val="000A0BA8"/>
    <w:rsid w:val="000A3CF2"/>
    <w:rsid w:val="000A573C"/>
    <w:rsid w:val="000A577B"/>
    <w:rsid w:val="000A6CC3"/>
    <w:rsid w:val="000B32DA"/>
    <w:rsid w:val="000B3E5F"/>
    <w:rsid w:val="000B4374"/>
    <w:rsid w:val="000B753B"/>
    <w:rsid w:val="000B7C91"/>
    <w:rsid w:val="000C02CE"/>
    <w:rsid w:val="000C37E6"/>
    <w:rsid w:val="000C3CFB"/>
    <w:rsid w:val="000C5380"/>
    <w:rsid w:val="000C643B"/>
    <w:rsid w:val="000C69BF"/>
    <w:rsid w:val="000C7981"/>
    <w:rsid w:val="000C7997"/>
    <w:rsid w:val="000D093A"/>
    <w:rsid w:val="000D0DB8"/>
    <w:rsid w:val="000D19E9"/>
    <w:rsid w:val="000D1C6C"/>
    <w:rsid w:val="000D1E58"/>
    <w:rsid w:val="000D388B"/>
    <w:rsid w:val="000D3D5E"/>
    <w:rsid w:val="000D497D"/>
    <w:rsid w:val="000D4A9C"/>
    <w:rsid w:val="000E0262"/>
    <w:rsid w:val="000E104A"/>
    <w:rsid w:val="000E12CD"/>
    <w:rsid w:val="000E2A2A"/>
    <w:rsid w:val="000E39A9"/>
    <w:rsid w:val="000E6BFA"/>
    <w:rsid w:val="000E7993"/>
    <w:rsid w:val="000F01E6"/>
    <w:rsid w:val="000F04DF"/>
    <w:rsid w:val="000F1929"/>
    <w:rsid w:val="000F24CF"/>
    <w:rsid w:val="000F354B"/>
    <w:rsid w:val="000F40F0"/>
    <w:rsid w:val="000F5927"/>
    <w:rsid w:val="000F5936"/>
    <w:rsid w:val="000F5DAA"/>
    <w:rsid w:val="000F6036"/>
    <w:rsid w:val="000F76D8"/>
    <w:rsid w:val="00101B38"/>
    <w:rsid w:val="00105FBA"/>
    <w:rsid w:val="00106D99"/>
    <w:rsid w:val="00115426"/>
    <w:rsid w:val="001155A7"/>
    <w:rsid w:val="001169B4"/>
    <w:rsid w:val="0011709B"/>
    <w:rsid w:val="001173D8"/>
    <w:rsid w:val="00120D4E"/>
    <w:rsid w:val="0012133A"/>
    <w:rsid w:val="00121682"/>
    <w:rsid w:val="00121F56"/>
    <w:rsid w:val="0012346F"/>
    <w:rsid w:val="00123F87"/>
    <w:rsid w:val="001253BF"/>
    <w:rsid w:val="001256B6"/>
    <w:rsid w:val="00125D38"/>
    <w:rsid w:val="001269AE"/>
    <w:rsid w:val="00126BDA"/>
    <w:rsid w:val="00126F91"/>
    <w:rsid w:val="0012797C"/>
    <w:rsid w:val="0012799E"/>
    <w:rsid w:val="00127AB0"/>
    <w:rsid w:val="001308A9"/>
    <w:rsid w:val="0013095C"/>
    <w:rsid w:val="00130D03"/>
    <w:rsid w:val="001311AA"/>
    <w:rsid w:val="00131543"/>
    <w:rsid w:val="00132BFD"/>
    <w:rsid w:val="00136477"/>
    <w:rsid w:val="00136F25"/>
    <w:rsid w:val="00141678"/>
    <w:rsid w:val="001435F1"/>
    <w:rsid w:val="00143669"/>
    <w:rsid w:val="001438CD"/>
    <w:rsid w:val="00143EFD"/>
    <w:rsid w:val="00144EEA"/>
    <w:rsid w:val="00145051"/>
    <w:rsid w:val="0014537F"/>
    <w:rsid w:val="0014629A"/>
    <w:rsid w:val="0014700D"/>
    <w:rsid w:val="00147FF7"/>
    <w:rsid w:val="00151805"/>
    <w:rsid w:val="00151D44"/>
    <w:rsid w:val="001547E5"/>
    <w:rsid w:val="00154FA7"/>
    <w:rsid w:val="00155D17"/>
    <w:rsid w:val="0015614C"/>
    <w:rsid w:val="001561A6"/>
    <w:rsid w:val="00160A33"/>
    <w:rsid w:val="00161917"/>
    <w:rsid w:val="001634F6"/>
    <w:rsid w:val="00163FC9"/>
    <w:rsid w:val="00164B1B"/>
    <w:rsid w:val="0016530E"/>
    <w:rsid w:val="001657A1"/>
    <w:rsid w:val="00166D59"/>
    <w:rsid w:val="00167265"/>
    <w:rsid w:val="00167320"/>
    <w:rsid w:val="00167345"/>
    <w:rsid w:val="001713DB"/>
    <w:rsid w:val="00171B81"/>
    <w:rsid w:val="00171D2D"/>
    <w:rsid w:val="00174555"/>
    <w:rsid w:val="00175AD9"/>
    <w:rsid w:val="00175FF8"/>
    <w:rsid w:val="00177627"/>
    <w:rsid w:val="001802E7"/>
    <w:rsid w:val="00182002"/>
    <w:rsid w:val="001829C9"/>
    <w:rsid w:val="0018314F"/>
    <w:rsid w:val="00183603"/>
    <w:rsid w:val="00184AA1"/>
    <w:rsid w:val="00187950"/>
    <w:rsid w:val="001879CE"/>
    <w:rsid w:val="00190E9B"/>
    <w:rsid w:val="00192255"/>
    <w:rsid w:val="00192334"/>
    <w:rsid w:val="0019393E"/>
    <w:rsid w:val="0019431E"/>
    <w:rsid w:val="00194503"/>
    <w:rsid w:val="001946D6"/>
    <w:rsid w:val="00194A04"/>
    <w:rsid w:val="00194B5C"/>
    <w:rsid w:val="001965EB"/>
    <w:rsid w:val="0019765C"/>
    <w:rsid w:val="001A0288"/>
    <w:rsid w:val="001A0587"/>
    <w:rsid w:val="001A0614"/>
    <w:rsid w:val="001A0CF6"/>
    <w:rsid w:val="001A1270"/>
    <w:rsid w:val="001A1C98"/>
    <w:rsid w:val="001A3FF0"/>
    <w:rsid w:val="001A4172"/>
    <w:rsid w:val="001A4244"/>
    <w:rsid w:val="001B14F7"/>
    <w:rsid w:val="001B2D89"/>
    <w:rsid w:val="001B2F54"/>
    <w:rsid w:val="001B4986"/>
    <w:rsid w:val="001B6E1E"/>
    <w:rsid w:val="001B72D9"/>
    <w:rsid w:val="001C2504"/>
    <w:rsid w:val="001C48E5"/>
    <w:rsid w:val="001C57F5"/>
    <w:rsid w:val="001C7503"/>
    <w:rsid w:val="001D046B"/>
    <w:rsid w:val="001D04B9"/>
    <w:rsid w:val="001D1D97"/>
    <w:rsid w:val="001D28D1"/>
    <w:rsid w:val="001D4897"/>
    <w:rsid w:val="001D4C77"/>
    <w:rsid w:val="001D4DD7"/>
    <w:rsid w:val="001D4F8A"/>
    <w:rsid w:val="001D5153"/>
    <w:rsid w:val="001D5BFF"/>
    <w:rsid w:val="001D6536"/>
    <w:rsid w:val="001D6C35"/>
    <w:rsid w:val="001E0AEE"/>
    <w:rsid w:val="001E3D92"/>
    <w:rsid w:val="001E432F"/>
    <w:rsid w:val="001E5005"/>
    <w:rsid w:val="001E50C3"/>
    <w:rsid w:val="001E63DF"/>
    <w:rsid w:val="001E6F6B"/>
    <w:rsid w:val="001E79B6"/>
    <w:rsid w:val="001F1EBF"/>
    <w:rsid w:val="001F4501"/>
    <w:rsid w:val="001F549C"/>
    <w:rsid w:val="001F6039"/>
    <w:rsid w:val="001F6BCB"/>
    <w:rsid w:val="001F6DBD"/>
    <w:rsid w:val="001F7724"/>
    <w:rsid w:val="001F7BD3"/>
    <w:rsid w:val="001F7F2C"/>
    <w:rsid w:val="00200DD0"/>
    <w:rsid w:val="002021F3"/>
    <w:rsid w:val="00203D09"/>
    <w:rsid w:val="00204B48"/>
    <w:rsid w:val="0020516A"/>
    <w:rsid w:val="0020524D"/>
    <w:rsid w:val="0020578E"/>
    <w:rsid w:val="00205A26"/>
    <w:rsid w:val="00205C02"/>
    <w:rsid w:val="00205D09"/>
    <w:rsid w:val="00207572"/>
    <w:rsid w:val="002079D1"/>
    <w:rsid w:val="00212FBE"/>
    <w:rsid w:val="00213D4F"/>
    <w:rsid w:val="00214AA7"/>
    <w:rsid w:val="002162FD"/>
    <w:rsid w:val="002174A9"/>
    <w:rsid w:val="00220AEF"/>
    <w:rsid w:val="00221A98"/>
    <w:rsid w:val="002242D0"/>
    <w:rsid w:val="002242E0"/>
    <w:rsid w:val="002247BA"/>
    <w:rsid w:val="002254C4"/>
    <w:rsid w:val="00225AA5"/>
    <w:rsid w:val="00225B49"/>
    <w:rsid w:val="0022632E"/>
    <w:rsid w:val="00227ECE"/>
    <w:rsid w:val="00230C75"/>
    <w:rsid w:val="0023229C"/>
    <w:rsid w:val="002325DD"/>
    <w:rsid w:val="002334B1"/>
    <w:rsid w:val="00234006"/>
    <w:rsid w:val="0023566B"/>
    <w:rsid w:val="0023571A"/>
    <w:rsid w:val="00235868"/>
    <w:rsid w:val="00236FD8"/>
    <w:rsid w:val="00237048"/>
    <w:rsid w:val="002376E0"/>
    <w:rsid w:val="0024012B"/>
    <w:rsid w:val="0024085E"/>
    <w:rsid w:val="00240BF8"/>
    <w:rsid w:val="00241B03"/>
    <w:rsid w:val="00242219"/>
    <w:rsid w:val="002431E0"/>
    <w:rsid w:val="002439D0"/>
    <w:rsid w:val="002449FF"/>
    <w:rsid w:val="002453A6"/>
    <w:rsid w:val="00245EB0"/>
    <w:rsid w:val="00245F27"/>
    <w:rsid w:val="002468EE"/>
    <w:rsid w:val="00251823"/>
    <w:rsid w:val="00253D0C"/>
    <w:rsid w:val="00254032"/>
    <w:rsid w:val="00256508"/>
    <w:rsid w:val="00256DCF"/>
    <w:rsid w:val="0025708E"/>
    <w:rsid w:val="0025756C"/>
    <w:rsid w:val="00257A79"/>
    <w:rsid w:val="00260492"/>
    <w:rsid w:val="00260A61"/>
    <w:rsid w:val="00260D76"/>
    <w:rsid w:val="0026124B"/>
    <w:rsid w:val="0026179B"/>
    <w:rsid w:val="002618E4"/>
    <w:rsid w:val="00262E36"/>
    <w:rsid w:val="00263288"/>
    <w:rsid w:val="00264562"/>
    <w:rsid w:val="00265633"/>
    <w:rsid w:val="00265C0B"/>
    <w:rsid w:val="00267BA8"/>
    <w:rsid w:val="00267D48"/>
    <w:rsid w:val="00270CCE"/>
    <w:rsid w:val="00270EEB"/>
    <w:rsid w:val="00271953"/>
    <w:rsid w:val="00271F99"/>
    <w:rsid w:val="0027269A"/>
    <w:rsid w:val="002749D6"/>
    <w:rsid w:val="00274F9C"/>
    <w:rsid w:val="002766D0"/>
    <w:rsid w:val="00280BFE"/>
    <w:rsid w:val="002811F3"/>
    <w:rsid w:val="0028145D"/>
    <w:rsid w:val="0028231F"/>
    <w:rsid w:val="00283B9A"/>
    <w:rsid w:val="00284AA1"/>
    <w:rsid w:val="00284D6E"/>
    <w:rsid w:val="002854AD"/>
    <w:rsid w:val="0028614B"/>
    <w:rsid w:val="00286898"/>
    <w:rsid w:val="00286DB2"/>
    <w:rsid w:val="00287DA2"/>
    <w:rsid w:val="00290389"/>
    <w:rsid w:val="00291984"/>
    <w:rsid w:val="00291DEF"/>
    <w:rsid w:val="00291F51"/>
    <w:rsid w:val="00292100"/>
    <w:rsid w:val="002942ED"/>
    <w:rsid w:val="002950B6"/>
    <w:rsid w:val="00295F70"/>
    <w:rsid w:val="00296A08"/>
    <w:rsid w:val="00297EA9"/>
    <w:rsid w:val="002A076D"/>
    <w:rsid w:val="002A080D"/>
    <w:rsid w:val="002A0A4B"/>
    <w:rsid w:val="002A0B41"/>
    <w:rsid w:val="002A1C59"/>
    <w:rsid w:val="002A5753"/>
    <w:rsid w:val="002A7B20"/>
    <w:rsid w:val="002B0E82"/>
    <w:rsid w:val="002B62C8"/>
    <w:rsid w:val="002B6FC0"/>
    <w:rsid w:val="002B70A1"/>
    <w:rsid w:val="002B7219"/>
    <w:rsid w:val="002C12E8"/>
    <w:rsid w:val="002C2BC0"/>
    <w:rsid w:val="002C2D09"/>
    <w:rsid w:val="002C304B"/>
    <w:rsid w:val="002C59A4"/>
    <w:rsid w:val="002C677E"/>
    <w:rsid w:val="002C6B83"/>
    <w:rsid w:val="002C7A24"/>
    <w:rsid w:val="002D0381"/>
    <w:rsid w:val="002D0619"/>
    <w:rsid w:val="002D199D"/>
    <w:rsid w:val="002D231D"/>
    <w:rsid w:val="002D2FF0"/>
    <w:rsid w:val="002E0449"/>
    <w:rsid w:val="002E10CC"/>
    <w:rsid w:val="002E28C1"/>
    <w:rsid w:val="002E3223"/>
    <w:rsid w:val="002E3E46"/>
    <w:rsid w:val="002E5BAC"/>
    <w:rsid w:val="002E68D6"/>
    <w:rsid w:val="002E700E"/>
    <w:rsid w:val="002E78ED"/>
    <w:rsid w:val="002F26F6"/>
    <w:rsid w:val="002F2C02"/>
    <w:rsid w:val="002F3EBC"/>
    <w:rsid w:val="002F4E13"/>
    <w:rsid w:val="002F63B1"/>
    <w:rsid w:val="002F65B0"/>
    <w:rsid w:val="002F710F"/>
    <w:rsid w:val="002F72F6"/>
    <w:rsid w:val="002F745F"/>
    <w:rsid w:val="003025F0"/>
    <w:rsid w:val="003034D8"/>
    <w:rsid w:val="00303F40"/>
    <w:rsid w:val="003044EC"/>
    <w:rsid w:val="00304EA8"/>
    <w:rsid w:val="003054D8"/>
    <w:rsid w:val="003058D9"/>
    <w:rsid w:val="00306412"/>
    <w:rsid w:val="00307910"/>
    <w:rsid w:val="00310613"/>
    <w:rsid w:val="003118C0"/>
    <w:rsid w:val="00313E0B"/>
    <w:rsid w:val="00313FC0"/>
    <w:rsid w:val="00315901"/>
    <w:rsid w:val="00316EA5"/>
    <w:rsid w:val="00321703"/>
    <w:rsid w:val="0032328A"/>
    <w:rsid w:val="003240A2"/>
    <w:rsid w:val="00324413"/>
    <w:rsid w:val="00324A49"/>
    <w:rsid w:val="00326578"/>
    <w:rsid w:val="003307C1"/>
    <w:rsid w:val="00332213"/>
    <w:rsid w:val="00334230"/>
    <w:rsid w:val="003374A3"/>
    <w:rsid w:val="00340A1B"/>
    <w:rsid w:val="003411B6"/>
    <w:rsid w:val="003412A2"/>
    <w:rsid w:val="003412A6"/>
    <w:rsid w:val="003414E6"/>
    <w:rsid w:val="00343640"/>
    <w:rsid w:val="00343F4B"/>
    <w:rsid w:val="00344478"/>
    <w:rsid w:val="003446A6"/>
    <w:rsid w:val="00345198"/>
    <w:rsid w:val="00346EBC"/>
    <w:rsid w:val="00350A45"/>
    <w:rsid w:val="003511CB"/>
    <w:rsid w:val="00351C5C"/>
    <w:rsid w:val="00351E53"/>
    <w:rsid w:val="003522B4"/>
    <w:rsid w:val="003531C7"/>
    <w:rsid w:val="003532DD"/>
    <w:rsid w:val="00354D85"/>
    <w:rsid w:val="00354E99"/>
    <w:rsid w:val="0035579D"/>
    <w:rsid w:val="00355ECA"/>
    <w:rsid w:val="00356202"/>
    <w:rsid w:val="003602DF"/>
    <w:rsid w:val="003618A9"/>
    <w:rsid w:val="00361C95"/>
    <w:rsid w:val="003624DA"/>
    <w:rsid w:val="00362E76"/>
    <w:rsid w:val="0036528A"/>
    <w:rsid w:val="003652BA"/>
    <w:rsid w:val="003675A5"/>
    <w:rsid w:val="00370F7A"/>
    <w:rsid w:val="00371AC9"/>
    <w:rsid w:val="00371B4B"/>
    <w:rsid w:val="00372351"/>
    <w:rsid w:val="00373EED"/>
    <w:rsid w:val="00374E7D"/>
    <w:rsid w:val="003752D3"/>
    <w:rsid w:val="003758B4"/>
    <w:rsid w:val="0037639E"/>
    <w:rsid w:val="00376712"/>
    <w:rsid w:val="003820D2"/>
    <w:rsid w:val="0038220E"/>
    <w:rsid w:val="00383457"/>
    <w:rsid w:val="003848A6"/>
    <w:rsid w:val="00384D3A"/>
    <w:rsid w:val="003859F5"/>
    <w:rsid w:val="00386227"/>
    <w:rsid w:val="00386A9E"/>
    <w:rsid w:val="00387367"/>
    <w:rsid w:val="003877CB"/>
    <w:rsid w:val="00387861"/>
    <w:rsid w:val="00390C25"/>
    <w:rsid w:val="00391F97"/>
    <w:rsid w:val="00391FB3"/>
    <w:rsid w:val="0039274D"/>
    <w:rsid w:val="00392A47"/>
    <w:rsid w:val="00394E35"/>
    <w:rsid w:val="00395D34"/>
    <w:rsid w:val="00396A7E"/>
    <w:rsid w:val="003973F1"/>
    <w:rsid w:val="0039751A"/>
    <w:rsid w:val="003A0E18"/>
    <w:rsid w:val="003A2349"/>
    <w:rsid w:val="003A2A94"/>
    <w:rsid w:val="003A2B59"/>
    <w:rsid w:val="003A38D2"/>
    <w:rsid w:val="003A5BF1"/>
    <w:rsid w:val="003A6822"/>
    <w:rsid w:val="003A6DBA"/>
    <w:rsid w:val="003A71D7"/>
    <w:rsid w:val="003B03B8"/>
    <w:rsid w:val="003B196F"/>
    <w:rsid w:val="003B2A42"/>
    <w:rsid w:val="003B3C7E"/>
    <w:rsid w:val="003B4A72"/>
    <w:rsid w:val="003B565B"/>
    <w:rsid w:val="003B6574"/>
    <w:rsid w:val="003B69F8"/>
    <w:rsid w:val="003B6BF3"/>
    <w:rsid w:val="003B738C"/>
    <w:rsid w:val="003B7940"/>
    <w:rsid w:val="003C0F01"/>
    <w:rsid w:val="003C28A1"/>
    <w:rsid w:val="003C29F6"/>
    <w:rsid w:val="003C36B1"/>
    <w:rsid w:val="003C4CA9"/>
    <w:rsid w:val="003C5B11"/>
    <w:rsid w:val="003C72FE"/>
    <w:rsid w:val="003C7B8B"/>
    <w:rsid w:val="003D0620"/>
    <w:rsid w:val="003D0CE5"/>
    <w:rsid w:val="003D13DC"/>
    <w:rsid w:val="003D1423"/>
    <w:rsid w:val="003D39A1"/>
    <w:rsid w:val="003D767A"/>
    <w:rsid w:val="003E0B07"/>
    <w:rsid w:val="003E33E7"/>
    <w:rsid w:val="003E3A53"/>
    <w:rsid w:val="003E3DC3"/>
    <w:rsid w:val="003E55E4"/>
    <w:rsid w:val="003E5ADB"/>
    <w:rsid w:val="003E6276"/>
    <w:rsid w:val="003E6CEF"/>
    <w:rsid w:val="003E6E7E"/>
    <w:rsid w:val="003F04BA"/>
    <w:rsid w:val="003F0E08"/>
    <w:rsid w:val="003F2053"/>
    <w:rsid w:val="003F2E66"/>
    <w:rsid w:val="003F2EDB"/>
    <w:rsid w:val="003F3CF8"/>
    <w:rsid w:val="003F3D29"/>
    <w:rsid w:val="003F416C"/>
    <w:rsid w:val="003F510A"/>
    <w:rsid w:val="003F5290"/>
    <w:rsid w:val="003F5BB6"/>
    <w:rsid w:val="003F7817"/>
    <w:rsid w:val="004004EE"/>
    <w:rsid w:val="00400B55"/>
    <w:rsid w:val="00400DB7"/>
    <w:rsid w:val="00401839"/>
    <w:rsid w:val="00401F96"/>
    <w:rsid w:val="0040209F"/>
    <w:rsid w:val="004025CB"/>
    <w:rsid w:val="00403328"/>
    <w:rsid w:val="004039E0"/>
    <w:rsid w:val="00403B29"/>
    <w:rsid w:val="00403E2C"/>
    <w:rsid w:val="004040F1"/>
    <w:rsid w:val="004049DC"/>
    <w:rsid w:val="00404FC5"/>
    <w:rsid w:val="00406877"/>
    <w:rsid w:val="00410EE5"/>
    <w:rsid w:val="00410FA3"/>
    <w:rsid w:val="004111C0"/>
    <w:rsid w:val="00412F2D"/>
    <w:rsid w:val="00412F88"/>
    <w:rsid w:val="00413686"/>
    <w:rsid w:val="004148B0"/>
    <w:rsid w:val="00416C78"/>
    <w:rsid w:val="0042014C"/>
    <w:rsid w:val="004202CD"/>
    <w:rsid w:val="00422635"/>
    <w:rsid w:val="00426344"/>
    <w:rsid w:val="00426AED"/>
    <w:rsid w:val="00430C2B"/>
    <w:rsid w:val="00432428"/>
    <w:rsid w:val="00433C68"/>
    <w:rsid w:val="00435909"/>
    <w:rsid w:val="00437EAD"/>
    <w:rsid w:val="00440D88"/>
    <w:rsid w:val="0044185A"/>
    <w:rsid w:val="00442C64"/>
    <w:rsid w:val="0044353B"/>
    <w:rsid w:val="00446F77"/>
    <w:rsid w:val="0045041A"/>
    <w:rsid w:val="0045086A"/>
    <w:rsid w:val="00451429"/>
    <w:rsid w:val="00451A81"/>
    <w:rsid w:val="00451D07"/>
    <w:rsid w:val="004577DB"/>
    <w:rsid w:val="0045796E"/>
    <w:rsid w:val="004607B9"/>
    <w:rsid w:val="00463F6C"/>
    <w:rsid w:val="004650E7"/>
    <w:rsid w:val="004654FF"/>
    <w:rsid w:val="004658DD"/>
    <w:rsid w:val="00465B99"/>
    <w:rsid w:val="00466284"/>
    <w:rsid w:val="00466698"/>
    <w:rsid w:val="00467303"/>
    <w:rsid w:val="00467357"/>
    <w:rsid w:val="00470170"/>
    <w:rsid w:val="00470514"/>
    <w:rsid w:val="00470FF5"/>
    <w:rsid w:val="00471118"/>
    <w:rsid w:val="004728D8"/>
    <w:rsid w:val="00472A7E"/>
    <w:rsid w:val="00472B21"/>
    <w:rsid w:val="00473C06"/>
    <w:rsid w:val="0047464C"/>
    <w:rsid w:val="00480B08"/>
    <w:rsid w:val="00481C06"/>
    <w:rsid w:val="00483731"/>
    <w:rsid w:val="0048779C"/>
    <w:rsid w:val="00487846"/>
    <w:rsid w:val="004878E5"/>
    <w:rsid w:val="004956F2"/>
    <w:rsid w:val="0049580A"/>
    <w:rsid w:val="00495900"/>
    <w:rsid w:val="00497628"/>
    <w:rsid w:val="004A188B"/>
    <w:rsid w:val="004A1ACC"/>
    <w:rsid w:val="004A2824"/>
    <w:rsid w:val="004A3734"/>
    <w:rsid w:val="004A3B6F"/>
    <w:rsid w:val="004A405D"/>
    <w:rsid w:val="004A4476"/>
    <w:rsid w:val="004A44DA"/>
    <w:rsid w:val="004A51A4"/>
    <w:rsid w:val="004A6577"/>
    <w:rsid w:val="004A6809"/>
    <w:rsid w:val="004A6DF5"/>
    <w:rsid w:val="004B0082"/>
    <w:rsid w:val="004B28E4"/>
    <w:rsid w:val="004B2A39"/>
    <w:rsid w:val="004B3029"/>
    <w:rsid w:val="004B343D"/>
    <w:rsid w:val="004B3EA6"/>
    <w:rsid w:val="004B468C"/>
    <w:rsid w:val="004B4BE3"/>
    <w:rsid w:val="004B68C8"/>
    <w:rsid w:val="004B6D7A"/>
    <w:rsid w:val="004B79AF"/>
    <w:rsid w:val="004B7E97"/>
    <w:rsid w:val="004C0A4D"/>
    <w:rsid w:val="004C0D88"/>
    <w:rsid w:val="004C1093"/>
    <w:rsid w:val="004C13DC"/>
    <w:rsid w:val="004C3748"/>
    <w:rsid w:val="004C46A7"/>
    <w:rsid w:val="004C5F7B"/>
    <w:rsid w:val="004C6409"/>
    <w:rsid w:val="004D0379"/>
    <w:rsid w:val="004D0D22"/>
    <w:rsid w:val="004D0F7F"/>
    <w:rsid w:val="004D2662"/>
    <w:rsid w:val="004D3014"/>
    <w:rsid w:val="004D43BA"/>
    <w:rsid w:val="004D4632"/>
    <w:rsid w:val="004D5E2A"/>
    <w:rsid w:val="004D6F6B"/>
    <w:rsid w:val="004D7542"/>
    <w:rsid w:val="004E291D"/>
    <w:rsid w:val="004E3325"/>
    <w:rsid w:val="004E3487"/>
    <w:rsid w:val="004E3D95"/>
    <w:rsid w:val="004E51B6"/>
    <w:rsid w:val="004E55C0"/>
    <w:rsid w:val="004E61AB"/>
    <w:rsid w:val="004E783B"/>
    <w:rsid w:val="004F1D40"/>
    <w:rsid w:val="004F3543"/>
    <w:rsid w:val="004F5934"/>
    <w:rsid w:val="004F61DE"/>
    <w:rsid w:val="004F7963"/>
    <w:rsid w:val="004F7BFD"/>
    <w:rsid w:val="005010EA"/>
    <w:rsid w:val="005018BA"/>
    <w:rsid w:val="00502781"/>
    <w:rsid w:val="00502AE7"/>
    <w:rsid w:val="005034F9"/>
    <w:rsid w:val="00503969"/>
    <w:rsid w:val="005058CB"/>
    <w:rsid w:val="005065E1"/>
    <w:rsid w:val="00510190"/>
    <w:rsid w:val="0051115A"/>
    <w:rsid w:val="00511E69"/>
    <w:rsid w:val="005120E8"/>
    <w:rsid w:val="00512A78"/>
    <w:rsid w:val="00513352"/>
    <w:rsid w:val="00514BB6"/>
    <w:rsid w:val="00514C56"/>
    <w:rsid w:val="005153F5"/>
    <w:rsid w:val="00515F8D"/>
    <w:rsid w:val="0051712B"/>
    <w:rsid w:val="00520211"/>
    <w:rsid w:val="00521A89"/>
    <w:rsid w:val="00522C56"/>
    <w:rsid w:val="00524355"/>
    <w:rsid w:val="00524E17"/>
    <w:rsid w:val="00524E71"/>
    <w:rsid w:val="00525ADB"/>
    <w:rsid w:val="005264B3"/>
    <w:rsid w:val="005306BC"/>
    <w:rsid w:val="00530764"/>
    <w:rsid w:val="00531027"/>
    <w:rsid w:val="0053127B"/>
    <w:rsid w:val="00531DCC"/>
    <w:rsid w:val="00532B54"/>
    <w:rsid w:val="00534CD1"/>
    <w:rsid w:val="00535A65"/>
    <w:rsid w:val="0053616F"/>
    <w:rsid w:val="00536277"/>
    <w:rsid w:val="00536E64"/>
    <w:rsid w:val="00537D01"/>
    <w:rsid w:val="00540402"/>
    <w:rsid w:val="005405BD"/>
    <w:rsid w:val="00540ADC"/>
    <w:rsid w:val="00541672"/>
    <w:rsid w:val="005433A6"/>
    <w:rsid w:val="005452E9"/>
    <w:rsid w:val="005454A6"/>
    <w:rsid w:val="00545F08"/>
    <w:rsid w:val="00547A09"/>
    <w:rsid w:val="00550056"/>
    <w:rsid w:val="00550197"/>
    <w:rsid w:val="00552130"/>
    <w:rsid w:val="0055377C"/>
    <w:rsid w:val="005541BD"/>
    <w:rsid w:val="00554705"/>
    <w:rsid w:val="00554885"/>
    <w:rsid w:val="00555B53"/>
    <w:rsid w:val="005562C8"/>
    <w:rsid w:val="00556DBF"/>
    <w:rsid w:val="00556EAA"/>
    <w:rsid w:val="00556F40"/>
    <w:rsid w:val="005579AD"/>
    <w:rsid w:val="00560675"/>
    <w:rsid w:val="0056186A"/>
    <w:rsid w:val="00561905"/>
    <w:rsid w:val="0056238B"/>
    <w:rsid w:val="00562722"/>
    <w:rsid w:val="005629F9"/>
    <w:rsid w:val="00563E16"/>
    <w:rsid w:val="0056420E"/>
    <w:rsid w:val="005643CC"/>
    <w:rsid w:val="0056472F"/>
    <w:rsid w:val="00566337"/>
    <w:rsid w:val="00567097"/>
    <w:rsid w:val="005677BF"/>
    <w:rsid w:val="00571AC1"/>
    <w:rsid w:val="00572155"/>
    <w:rsid w:val="00572B5D"/>
    <w:rsid w:val="00573E6C"/>
    <w:rsid w:val="005753B1"/>
    <w:rsid w:val="005755AB"/>
    <w:rsid w:val="0057566D"/>
    <w:rsid w:val="00576214"/>
    <w:rsid w:val="005766B0"/>
    <w:rsid w:val="0057737B"/>
    <w:rsid w:val="0058014B"/>
    <w:rsid w:val="005814C3"/>
    <w:rsid w:val="0058322A"/>
    <w:rsid w:val="00583439"/>
    <w:rsid w:val="005837E6"/>
    <w:rsid w:val="00584A4C"/>
    <w:rsid w:val="00585C5C"/>
    <w:rsid w:val="00586424"/>
    <w:rsid w:val="00587B02"/>
    <w:rsid w:val="0059059C"/>
    <w:rsid w:val="0059130A"/>
    <w:rsid w:val="00595423"/>
    <w:rsid w:val="0059601B"/>
    <w:rsid w:val="00597EC1"/>
    <w:rsid w:val="005A0126"/>
    <w:rsid w:val="005A02CA"/>
    <w:rsid w:val="005A086A"/>
    <w:rsid w:val="005A210D"/>
    <w:rsid w:val="005A293C"/>
    <w:rsid w:val="005A3387"/>
    <w:rsid w:val="005A3655"/>
    <w:rsid w:val="005A3B81"/>
    <w:rsid w:val="005A428C"/>
    <w:rsid w:val="005B0BEE"/>
    <w:rsid w:val="005B1561"/>
    <w:rsid w:val="005B272E"/>
    <w:rsid w:val="005B2E09"/>
    <w:rsid w:val="005B35FF"/>
    <w:rsid w:val="005B439B"/>
    <w:rsid w:val="005B452C"/>
    <w:rsid w:val="005B5CEC"/>
    <w:rsid w:val="005B798C"/>
    <w:rsid w:val="005B7C95"/>
    <w:rsid w:val="005C00D0"/>
    <w:rsid w:val="005C0BB7"/>
    <w:rsid w:val="005C10D8"/>
    <w:rsid w:val="005C1870"/>
    <w:rsid w:val="005C32D0"/>
    <w:rsid w:val="005C5747"/>
    <w:rsid w:val="005C7316"/>
    <w:rsid w:val="005C7826"/>
    <w:rsid w:val="005D0E2A"/>
    <w:rsid w:val="005D1A4C"/>
    <w:rsid w:val="005D2F38"/>
    <w:rsid w:val="005D3DAD"/>
    <w:rsid w:val="005D4119"/>
    <w:rsid w:val="005D6231"/>
    <w:rsid w:val="005D6BF8"/>
    <w:rsid w:val="005D708E"/>
    <w:rsid w:val="005D72DA"/>
    <w:rsid w:val="005D75EF"/>
    <w:rsid w:val="005D7B76"/>
    <w:rsid w:val="005E2514"/>
    <w:rsid w:val="005E2851"/>
    <w:rsid w:val="005E34FA"/>
    <w:rsid w:val="005E4072"/>
    <w:rsid w:val="005E4EF2"/>
    <w:rsid w:val="005E581F"/>
    <w:rsid w:val="005E78E5"/>
    <w:rsid w:val="005E7BE7"/>
    <w:rsid w:val="005F0223"/>
    <w:rsid w:val="005F0CB0"/>
    <w:rsid w:val="005F1070"/>
    <w:rsid w:val="005F1D9C"/>
    <w:rsid w:val="005F2BA9"/>
    <w:rsid w:val="005F33A4"/>
    <w:rsid w:val="005F5698"/>
    <w:rsid w:val="005F7BE5"/>
    <w:rsid w:val="006002D5"/>
    <w:rsid w:val="00600CF7"/>
    <w:rsid w:val="00602347"/>
    <w:rsid w:val="00602D5C"/>
    <w:rsid w:val="006044C8"/>
    <w:rsid w:val="00604689"/>
    <w:rsid w:val="006048B3"/>
    <w:rsid w:val="00605AA6"/>
    <w:rsid w:val="00606272"/>
    <w:rsid w:val="00607DC8"/>
    <w:rsid w:val="00607FC5"/>
    <w:rsid w:val="00612864"/>
    <w:rsid w:val="0061287E"/>
    <w:rsid w:val="00612F93"/>
    <w:rsid w:val="00614152"/>
    <w:rsid w:val="00615028"/>
    <w:rsid w:val="00615C0C"/>
    <w:rsid w:val="00615C55"/>
    <w:rsid w:val="00617C38"/>
    <w:rsid w:val="00621FFC"/>
    <w:rsid w:val="00623406"/>
    <w:rsid w:val="00624493"/>
    <w:rsid w:val="006248BA"/>
    <w:rsid w:val="006254BF"/>
    <w:rsid w:val="00625646"/>
    <w:rsid w:val="00625E01"/>
    <w:rsid w:val="006274AC"/>
    <w:rsid w:val="0062787F"/>
    <w:rsid w:val="00627F5A"/>
    <w:rsid w:val="0063020E"/>
    <w:rsid w:val="0063072D"/>
    <w:rsid w:val="006309F7"/>
    <w:rsid w:val="00631063"/>
    <w:rsid w:val="0063150C"/>
    <w:rsid w:val="006334C3"/>
    <w:rsid w:val="006352BD"/>
    <w:rsid w:val="006353F5"/>
    <w:rsid w:val="00637ACF"/>
    <w:rsid w:val="006409CE"/>
    <w:rsid w:val="00640E85"/>
    <w:rsid w:val="00643803"/>
    <w:rsid w:val="00643E92"/>
    <w:rsid w:val="00646385"/>
    <w:rsid w:val="0065014E"/>
    <w:rsid w:val="00652141"/>
    <w:rsid w:val="00652559"/>
    <w:rsid w:val="0065331F"/>
    <w:rsid w:val="00653A55"/>
    <w:rsid w:val="006547CF"/>
    <w:rsid w:val="00656DCB"/>
    <w:rsid w:val="00661360"/>
    <w:rsid w:val="0066166E"/>
    <w:rsid w:val="00663CDE"/>
    <w:rsid w:val="0066509B"/>
    <w:rsid w:val="00666D42"/>
    <w:rsid w:val="00666F25"/>
    <w:rsid w:val="0066735C"/>
    <w:rsid w:val="00670847"/>
    <w:rsid w:val="006716B9"/>
    <w:rsid w:val="00671F58"/>
    <w:rsid w:val="00673EDC"/>
    <w:rsid w:val="00675881"/>
    <w:rsid w:val="0067689B"/>
    <w:rsid w:val="00677A9B"/>
    <w:rsid w:val="00681F23"/>
    <w:rsid w:val="006831EF"/>
    <w:rsid w:val="00683A44"/>
    <w:rsid w:val="0068471F"/>
    <w:rsid w:val="0068640F"/>
    <w:rsid w:val="006866C5"/>
    <w:rsid w:val="00686B92"/>
    <w:rsid w:val="00687049"/>
    <w:rsid w:val="00687BDF"/>
    <w:rsid w:val="00687C28"/>
    <w:rsid w:val="006921F6"/>
    <w:rsid w:val="00692279"/>
    <w:rsid w:val="00692B2C"/>
    <w:rsid w:val="0069343B"/>
    <w:rsid w:val="00695E2F"/>
    <w:rsid w:val="006966EF"/>
    <w:rsid w:val="00696DF2"/>
    <w:rsid w:val="00696F17"/>
    <w:rsid w:val="00697E88"/>
    <w:rsid w:val="006A0443"/>
    <w:rsid w:val="006A141D"/>
    <w:rsid w:val="006A158E"/>
    <w:rsid w:val="006A1763"/>
    <w:rsid w:val="006A1CD6"/>
    <w:rsid w:val="006A2AEA"/>
    <w:rsid w:val="006A32A1"/>
    <w:rsid w:val="006A4D52"/>
    <w:rsid w:val="006A66BB"/>
    <w:rsid w:val="006A6C88"/>
    <w:rsid w:val="006A6E32"/>
    <w:rsid w:val="006A6E40"/>
    <w:rsid w:val="006A6E95"/>
    <w:rsid w:val="006A7676"/>
    <w:rsid w:val="006B00A0"/>
    <w:rsid w:val="006B0B2B"/>
    <w:rsid w:val="006B0BE6"/>
    <w:rsid w:val="006B18A4"/>
    <w:rsid w:val="006B2255"/>
    <w:rsid w:val="006B3720"/>
    <w:rsid w:val="006B56A9"/>
    <w:rsid w:val="006B5863"/>
    <w:rsid w:val="006B6BDC"/>
    <w:rsid w:val="006B7AC0"/>
    <w:rsid w:val="006C00CA"/>
    <w:rsid w:val="006C0C42"/>
    <w:rsid w:val="006C4363"/>
    <w:rsid w:val="006C5340"/>
    <w:rsid w:val="006C534B"/>
    <w:rsid w:val="006C5D45"/>
    <w:rsid w:val="006D01F9"/>
    <w:rsid w:val="006D049F"/>
    <w:rsid w:val="006D07F6"/>
    <w:rsid w:val="006D1099"/>
    <w:rsid w:val="006D1B6C"/>
    <w:rsid w:val="006D1BCA"/>
    <w:rsid w:val="006D1FA0"/>
    <w:rsid w:val="006D397B"/>
    <w:rsid w:val="006D602A"/>
    <w:rsid w:val="006D707F"/>
    <w:rsid w:val="006D73D2"/>
    <w:rsid w:val="006D7497"/>
    <w:rsid w:val="006E21CA"/>
    <w:rsid w:val="006E2633"/>
    <w:rsid w:val="006E2B51"/>
    <w:rsid w:val="006E2C95"/>
    <w:rsid w:val="006E310A"/>
    <w:rsid w:val="006E378B"/>
    <w:rsid w:val="006E744C"/>
    <w:rsid w:val="006F005E"/>
    <w:rsid w:val="006F1620"/>
    <w:rsid w:val="006F1C8B"/>
    <w:rsid w:val="006F253C"/>
    <w:rsid w:val="006F46D2"/>
    <w:rsid w:val="006F5782"/>
    <w:rsid w:val="006F5D82"/>
    <w:rsid w:val="006F5FE5"/>
    <w:rsid w:val="006F7F47"/>
    <w:rsid w:val="00700848"/>
    <w:rsid w:val="00700BCB"/>
    <w:rsid w:val="00701270"/>
    <w:rsid w:val="007019E4"/>
    <w:rsid w:val="007040E2"/>
    <w:rsid w:val="007043FE"/>
    <w:rsid w:val="007053A9"/>
    <w:rsid w:val="007056F3"/>
    <w:rsid w:val="00706273"/>
    <w:rsid w:val="00706545"/>
    <w:rsid w:val="00707094"/>
    <w:rsid w:val="00707384"/>
    <w:rsid w:val="00707B47"/>
    <w:rsid w:val="00711C9E"/>
    <w:rsid w:val="00711DB6"/>
    <w:rsid w:val="0071309C"/>
    <w:rsid w:val="00713290"/>
    <w:rsid w:val="0071424C"/>
    <w:rsid w:val="0071457E"/>
    <w:rsid w:val="007152FE"/>
    <w:rsid w:val="0071544C"/>
    <w:rsid w:val="00715E6F"/>
    <w:rsid w:val="00716194"/>
    <w:rsid w:val="007168CD"/>
    <w:rsid w:val="0071798D"/>
    <w:rsid w:val="00717A64"/>
    <w:rsid w:val="007217D3"/>
    <w:rsid w:val="00721E9C"/>
    <w:rsid w:val="00724102"/>
    <w:rsid w:val="00725F3E"/>
    <w:rsid w:val="00731855"/>
    <w:rsid w:val="00733ECC"/>
    <w:rsid w:val="0073430C"/>
    <w:rsid w:val="00735307"/>
    <w:rsid w:val="00735BBF"/>
    <w:rsid w:val="007361C4"/>
    <w:rsid w:val="007363A5"/>
    <w:rsid w:val="00737048"/>
    <w:rsid w:val="00740244"/>
    <w:rsid w:val="00740499"/>
    <w:rsid w:val="00741178"/>
    <w:rsid w:val="007419F1"/>
    <w:rsid w:val="00742DC5"/>
    <w:rsid w:val="00743058"/>
    <w:rsid w:val="00743573"/>
    <w:rsid w:val="00743943"/>
    <w:rsid w:val="00743C3E"/>
    <w:rsid w:val="00743C73"/>
    <w:rsid w:val="0074510D"/>
    <w:rsid w:val="007454D4"/>
    <w:rsid w:val="00746C18"/>
    <w:rsid w:val="00746ED3"/>
    <w:rsid w:val="007519B7"/>
    <w:rsid w:val="00751C0F"/>
    <w:rsid w:val="00752065"/>
    <w:rsid w:val="00754BB7"/>
    <w:rsid w:val="007608B1"/>
    <w:rsid w:val="0076094E"/>
    <w:rsid w:val="00761B79"/>
    <w:rsid w:val="00761F48"/>
    <w:rsid w:val="0076223B"/>
    <w:rsid w:val="0076394D"/>
    <w:rsid w:val="00763F8F"/>
    <w:rsid w:val="007642D0"/>
    <w:rsid w:val="00764752"/>
    <w:rsid w:val="007651DD"/>
    <w:rsid w:val="00765C55"/>
    <w:rsid w:val="00766531"/>
    <w:rsid w:val="00767938"/>
    <w:rsid w:val="00770489"/>
    <w:rsid w:val="00771515"/>
    <w:rsid w:val="007730FF"/>
    <w:rsid w:val="00773645"/>
    <w:rsid w:val="0077415E"/>
    <w:rsid w:val="00774640"/>
    <w:rsid w:val="00774CA1"/>
    <w:rsid w:val="00776DA9"/>
    <w:rsid w:val="007801EA"/>
    <w:rsid w:val="0078205C"/>
    <w:rsid w:val="0078278F"/>
    <w:rsid w:val="007827E2"/>
    <w:rsid w:val="00784035"/>
    <w:rsid w:val="00786646"/>
    <w:rsid w:val="00786836"/>
    <w:rsid w:val="00786955"/>
    <w:rsid w:val="00786A5D"/>
    <w:rsid w:val="00790009"/>
    <w:rsid w:val="00792B81"/>
    <w:rsid w:val="0079318A"/>
    <w:rsid w:val="0079322B"/>
    <w:rsid w:val="00793470"/>
    <w:rsid w:val="007943B9"/>
    <w:rsid w:val="007945F8"/>
    <w:rsid w:val="007949F7"/>
    <w:rsid w:val="00794D39"/>
    <w:rsid w:val="00796BDD"/>
    <w:rsid w:val="00797DFA"/>
    <w:rsid w:val="007A0883"/>
    <w:rsid w:val="007A1F9A"/>
    <w:rsid w:val="007A24BD"/>
    <w:rsid w:val="007A40D4"/>
    <w:rsid w:val="007A4F6E"/>
    <w:rsid w:val="007A6DEA"/>
    <w:rsid w:val="007B115F"/>
    <w:rsid w:val="007B555E"/>
    <w:rsid w:val="007B658E"/>
    <w:rsid w:val="007C0334"/>
    <w:rsid w:val="007C1933"/>
    <w:rsid w:val="007C1DFD"/>
    <w:rsid w:val="007C1E79"/>
    <w:rsid w:val="007C27C1"/>
    <w:rsid w:val="007C3899"/>
    <w:rsid w:val="007C39EA"/>
    <w:rsid w:val="007C479D"/>
    <w:rsid w:val="007C4934"/>
    <w:rsid w:val="007C4E42"/>
    <w:rsid w:val="007C537B"/>
    <w:rsid w:val="007C5D17"/>
    <w:rsid w:val="007C6BF0"/>
    <w:rsid w:val="007C7F74"/>
    <w:rsid w:val="007D0A8C"/>
    <w:rsid w:val="007D11EF"/>
    <w:rsid w:val="007D2A1D"/>
    <w:rsid w:val="007D3060"/>
    <w:rsid w:val="007D3E7A"/>
    <w:rsid w:val="007D4D85"/>
    <w:rsid w:val="007D5024"/>
    <w:rsid w:val="007D5415"/>
    <w:rsid w:val="007D6B64"/>
    <w:rsid w:val="007E025F"/>
    <w:rsid w:val="007E126F"/>
    <w:rsid w:val="007E14B8"/>
    <w:rsid w:val="007E27E6"/>
    <w:rsid w:val="007E2E53"/>
    <w:rsid w:val="007E3021"/>
    <w:rsid w:val="007E5798"/>
    <w:rsid w:val="007E732B"/>
    <w:rsid w:val="007E7985"/>
    <w:rsid w:val="007F068A"/>
    <w:rsid w:val="007F0B32"/>
    <w:rsid w:val="007F0CC4"/>
    <w:rsid w:val="007F11D7"/>
    <w:rsid w:val="007F2375"/>
    <w:rsid w:val="007F2BD6"/>
    <w:rsid w:val="007F2F43"/>
    <w:rsid w:val="007F319B"/>
    <w:rsid w:val="007F3EAB"/>
    <w:rsid w:val="007F3F38"/>
    <w:rsid w:val="007F6A1E"/>
    <w:rsid w:val="007F7C68"/>
    <w:rsid w:val="00800756"/>
    <w:rsid w:val="00800E63"/>
    <w:rsid w:val="00801E2F"/>
    <w:rsid w:val="00802851"/>
    <w:rsid w:val="008035E6"/>
    <w:rsid w:val="00803801"/>
    <w:rsid w:val="00803C26"/>
    <w:rsid w:val="008040E8"/>
    <w:rsid w:val="0080427F"/>
    <w:rsid w:val="008058FB"/>
    <w:rsid w:val="008068E0"/>
    <w:rsid w:val="00806C4F"/>
    <w:rsid w:val="00807707"/>
    <w:rsid w:val="00810E23"/>
    <w:rsid w:val="008121F3"/>
    <w:rsid w:val="00812FC7"/>
    <w:rsid w:val="00813472"/>
    <w:rsid w:val="00813C3B"/>
    <w:rsid w:val="00816B61"/>
    <w:rsid w:val="00817D95"/>
    <w:rsid w:val="00822CC5"/>
    <w:rsid w:val="00822DBE"/>
    <w:rsid w:val="008245C2"/>
    <w:rsid w:val="00824B99"/>
    <w:rsid w:val="00826788"/>
    <w:rsid w:val="00831094"/>
    <w:rsid w:val="008310A1"/>
    <w:rsid w:val="00832A6D"/>
    <w:rsid w:val="008330F5"/>
    <w:rsid w:val="00833812"/>
    <w:rsid w:val="0083443A"/>
    <w:rsid w:val="00835289"/>
    <w:rsid w:val="00837B93"/>
    <w:rsid w:val="0084216A"/>
    <w:rsid w:val="00842630"/>
    <w:rsid w:val="008426EA"/>
    <w:rsid w:val="00844C31"/>
    <w:rsid w:val="008452E3"/>
    <w:rsid w:val="00846E40"/>
    <w:rsid w:val="008510BA"/>
    <w:rsid w:val="00851852"/>
    <w:rsid w:val="00852A80"/>
    <w:rsid w:val="00853D2A"/>
    <w:rsid w:val="00854AA7"/>
    <w:rsid w:val="008557C1"/>
    <w:rsid w:val="00856436"/>
    <w:rsid w:val="00857D14"/>
    <w:rsid w:val="00857DDB"/>
    <w:rsid w:val="00860557"/>
    <w:rsid w:val="008630B2"/>
    <w:rsid w:val="00863514"/>
    <w:rsid w:val="00864E71"/>
    <w:rsid w:val="008654BB"/>
    <w:rsid w:val="008662E8"/>
    <w:rsid w:val="008665D0"/>
    <w:rsid w:val="00866ADA"/>
    <w:rsid w:val="00867833"/>
    <w:rsid w:val="008706B0"/>
    <w:rsid w:val="00872B6A"/>
    <w:rsid w:val="008748F9"/>
    <w:rsid w:val="00875EA7"/>
    <w:rsid w:val="00876F93"/>
    <w:rsid w:val="0088158C"/>
    <w:rsid w:val="00882042"/>
    <w:rsid w:val="00882314"/>
    <w:rsid w:val="00882F66"/>
    <w:rsid w:val="0088558C"/>
    <w:rsid w:val="008857BC"/>
    <w:rsid w:val="008871FF"/>
    <w:rsid w:val="00890478"/>
    <w:rsid w:val="008907A6"/>
    <w:rsid w:val="00892083"/>
    <w:rsid w:val="00892107"/>
    <w:rsid w:val="00892856"/>
    <w:rsid w:val="0089290C"/>
    <w:rsid w:val="00893B94"/>
    <w:rsid w:val="00893DFC"/>
    <w:rsid w:val="0089465A"/>
    <w:rsid w:val="0089621E"/>
    <w:rsid w:val="00896BD4"/>
    <w:rsid w:val="00897FE4"/>
    <w:rsid w:val="008A09F1"/>
    <w:rsid w:val="008A2FFE"/>
    <w:rsid w:val="008A357C"/>
    <w:rsid w:val="008A3DBF"/>
    <w:rsid w:val="008A47CF"/>
    <w:rsid w:val="008B0720"/>
    <w:rsid w:val="008B2109"/>
    <w:rsid w:val="008B3683"/>
    <w:rsid w:val="008B3BC3"/>
    <w:rsid w:val="008B3F61"/>
    <w:rsid w:val="008B407A"/>
    <w:rsid w:val="008B41B3"/>
    <w:rsid w:val="008B4EE6"/>
    <w:rsid w:val="008B4F8D"/>
    <w:rsid w:val="008B61C3"/>
    <w:rsid w:val="008C009C"/>
    <w:rsid w:val="008C0611"/>
    <w:rsid w:val="008C0BAE"/>
    <w:rsid w:val="008C0EB4"/>
    <w:rsid w:val="008C2838"/>
    <w:rsid w:val="008C3E31"/>
    <w:rsid w:val="008C5634"/>
    <w:rsid w:val="008C65A2"/>
    <w:rsid w:val="008C750A"/>
    <w:rsid w:val="008D0180"/>
    <w:rsid w:val="008D03AF"/>
    <w:rsid w:val="008D0D79"/>
    <w:rsid w:val="008D1398"/>
    <w:rsid w:val="008D1B7B"/>
    <w:rsid w:val="008D2352"/>
    <w:rsid w:val="008D3CC5"/>
    <w:rsid w:val="008D79E2"/>
    <w:rsid w:val="008D7E96"/>
    <w:rsid w:val="008E19B5"/>
    <w:rsid w:val="008E1E03"/>
    <w:rsid w:val="008E4660"/>
    <w:rsid w:val="008E57B5"/>
    <w:rsid w:val="008E65A1"/>
    <w:rsid w:val="008F03F2"/>
    <w:rsid w:val="008F1A01"/>
    <w:rsid w:val="008F1E07"/>
    <w:rsid w:val="008F6978"/>
    <w:rsid w:val="008F6D87"/>
    <w:rsid w:val="0090233E"/>
    <w:rsid w:val="0090235F"/>
    <w:rsid w:val="00903112"/>
    <w:rsid w:val="00903274"/>
    <w:rsid w:val="00903560"/>
    <w:rsid w:val="00904171"/>
    <w:rsid w:val="009054AA"/>
    <w:rsid w:val="00905DB1"/>
    <w:rsid w:val="00906215"/>
    <w:rsid w:val="00907A6C"/>
    <w:rsid w:val="00910905"/>
    <w:rsid w:val="00910DC5"/>
    <w:rsid w:val="00911722"/>
    <w:rsid w:val="00913036"/>
    <w:rsid w:val="009133D1"/>
    <w:rsid w:val="00915C0A"/>
    <w:rsid w:val="00915C17"/>
    <w:rsid w:val="00915F04"/>
    <w:rsid w:val="00916B2C"/>
    <w:rsid w:val="00916BF8"/>
    <w:rsid w:val="00917077"/>
    <w:rsid w:val="009178F1"/>
    <w:rsid w:val="00917E46"/>
    <w:rsid w:val="00920B49"/>
    <w:rsid w:val="009213A9"/>
    <w:rsid w:val="009228EB"/>
    <w:rsid w:val="009234DC"/>
    <w:rsid w:val="00924F39"/>
    <w:rsid w:val="00925276"/>
    <w:rsid w:val="009256BD"/>
    <w:rsid w:val="00925915"/>
    <w:rsid w:val="00925AF9"/>
    <w:rsid w:val="009268C5"/>
    <w:rsid w:val="00926D26"/>
    <w:rsid w:val="00930AF0"/>
    <w:rsid w:val="009326A4"/>
    <w:rsid w:val="009328BB"/>
    <w:rsid w:val="00941655"/>
    <w:rsid w:val="00941CD5"/>
    <w:rsid w:val="00941F9C"/>
    <w:rsid w:val="00942018"/>
    <w:rsid w:val="009428D1"/>
    <w:rsid w:val="009430AC"/>
    <w:rsid w:val="0094377D"/>
    <w:rsid w:val="0094395E"/>
    <w:rsid w:val="009440FA"/>
    <w:rsid w:val="009457C8"/>
    <w:rsid w:val="009458D8"/>
    <w:rsid w:val="00945DCE"/>
    <w:rsid w:val="00946F1C"/>
    <w:rsid w:val="00950388"/>
    <w:rsid w:val="009507A4"/>
    <w:rsid w:val="00950AE9"/>
    <w:rsid w:val="009527CA"/>
    <w:rsid w:val="00953308"/>
    <w:rsid w:val="009541A4"/>
    <w:rsid w:val="00961154"/>
    <w:rsid w:val="00961491"/>
    <w:rsid w:val="00961E99"/>
    <w:rsid w:val="00962D79"/>
    <w:rsid w:val="009635BD"/>
    <w:rsid w:val="00963F41"/>
    <w:rsid w:val="009642C0"/>
    <w:rsid w:val="00964F81"/>
    <w:rsid w:val="00964FF5"/>
    <w:rsid w:val="009655A3"/>
    <w:rsid w:val="00966461"/>
    <w:rsid w:val="00966609"/>
    <w:rsid w:val="00966B77"/>
    <w:rsid w:val="00972B36"/>
    <w:rsid w:val="00972D71"/>
    <w:rsid w:val="00973200"/>
    <w:rsid w:val="0097381C"/>
    <w:rsid w:val="00973E0B"/>
    <w:rsid w:val="00975636"/>
    <w:rsid w:val="00975B1E"/>
    <w:rsid w:val="009770A5"/>
    <w:rsid w:val="00977138"/>
    <w:rsid w:val="00977C0D"/>
    <w:rsid w:val="0098146F"/>
    <w:rsid w:val="009835A7"/>
    <w:rsid w:val="00985181"/>
    <w:rsid w:val="00986641"/>
    <w:rsid w:val="00990439"/>
    <w:rsid w:val="0099229E"/>
    <w:rsid w:val="00992793"/>
    <w:rsid w:val="00993621"/>
    <w:rsid w:val="009936B3"/>
    <w:rsid w:val="00993792"/>
    <w:rsid w:val="009975CC"/>
    <w:rsid w:val="00997ED1"/>
    <w:rsid w:val="009A0A4C"/>
    <w:rsid w:val="009A1469"/>
    <w:rsid w:val="009A2201"/>
    <w:rsid w:val="009A485D"/>
    <w:rsid w:val="009A67B8"/>
    <w:rsid w:val="009A69C1"/>
    <w:rsid w:val="009A6EA9"/>
    <w:rsid w:val="009B19AA"/>
    <w:rsid w:val="009B36F6"/>
    <w:rsid w:val="009B4063"/>
    <w:rsid w:val="009B46F4"/>
    <w:rsid w:val="009B4A3C"/>
    <w:rsid w:val="009B4C21"/>
    <w:rsid w:val="009B4E84"/>
    <w:rsid w:val="009B6771"/>
    <w:rsid w:val="009B6DF8"/>
    <w:rsid w:val="009C0F25"/>
    <w:rsid w:val="009C17E6"/>
    <w:rsid w:val="009C22E9"/>
    <w:rsid w:val="009C2441"/>
    <w:rsid w:val="009C2EBE"/>
    <w:rsid w:val="009C4443"/>
    <w:rsid w:val="009C5F85"/>
    <w:rsid w:val="009C72F6"/>
    <w:rsid w:val="009C797C"/>
    <w:rsid w:val="009C7DC1"/>
    <w:rsid w:val="009C7F70"/>
    <w:rsid w:val="009D03CB"/>
    <w:rsid w:val="009D134A"/>
    <w:rsid w:val="009D18E9"/>
    <w:rsid w:val="009D2B11"/>
    <w:rsid w:val="009D2BAF"/>
    <w:rsid w:val="009D3725"/>
    <w:rsid w:val="009D3804"/>
    <w:rsid w:val="009D4AB0"/>
    <w:rsid w:val="009D4F4A"/>
    <w:rsid w:val="009D5FE0"/>
    <w:rsid w:val="009E1ECE"/>
    <w:rsid w:val="009E30B3"/>
    <w:rsid w:val="009E4358"/>
    <w:rsid w:val="009E49D0"/>
    <w:rsid w:val="009E6606"/>
    <w:rsid w:val="009E672A"/>
    <w:rsid w:val="009E7EF9"/>
    <w:rsid w:val="009F20D6"/>
    <w:rsid w:val="009F2265"/>
    <w:rsid w:val="009F2562"/>
    <w:rsid w:val="009F2B73"/>
    <w:rsid w:val="009F3F40"/>
    <w:rsid w:val="009F4DB5"/>
    <w:rsid w:val="009F5486"/>
    <w:rsid w:val="009F54F8"/>
    <w:rsid w:val="009F6E38"/>
    <w:rsid w:val="009F7B3E"/>
    <w:rsid w:val="009F7C8F"/>
    <w:rsid w:val="009F7D5D"/>
    <w:rsid w:val="00A01C57"/>
    <w:rsid w:val="00A027B3"/>
    <w:rsid w:val="00A0319E"/>
    <w:rsid w:val="00A03B6A"/>
    <w:rsid w:val="00A03DC9"/>
    <w:rsid w:val="00A042D2"/>
    <w:rsid w:val="00A0481A"/>
    <w:rsid w:val="00A048C8"/>
    <w:rsid w:val="00A067F1"/>
    <w:rsid w:val="00A07010"/>
    <w:rsid w:val="00A07117"/>
    <w:rsid w:val="00A10737"/>
    <w:rsid w:val="00A11D5C"/>
    <w:rsid w:val="00A1203A"/>
    <w:rsid w:val="00A12B4C"/>
    <w:rsid w:val="00A12FC2"/>
    <w:rsid w:val="00A1689D"/>
    <w:rsid w:val="00A20846"/>
    <w:rsid w:val="00A20BB9"/>
    <w:rsid w:val="00A20F48"/>
    <w:rsid w:val="00A22190"/>
    <w:rsid w:val="00A2281D"/>
    <w:rsid w:val="00A24095"/>
    <w:rsid w:val="00A2454E"/>
    <w:rsid w:val="00A24969"/>
    <w:rsid w:val="00A250B0"/>
    <w:rsid w:val="00A3161C"/>
    <w:rsid w:val="00A31D6C"/>
    <w:rsid w:val="00A32277"/>
    <w:rsid w:val="00A33549"/>
    <w:rsid w:val="00A33A23"/>
    <w:rsid w:val="00A344F5"/>
    <w:rsid w:val="00A352A5"/>
    <w:rsid w:val="00A35E3C"/>
    <w:rsid w:val="00A36176"/>
    <w:rsid w:val="00A36399"/>
    <w:rsid w:val="00A37101"/>
    <w:rsid w:val="00A400AB"/>
    <w:rsid w:val="00A402EB"/>
    <w:rsid w:val="00A408E2"/>
    <w:rsid w:val="00A4102D"/>
    <w:rsid w:val="00A41228"/>
    <w:rsid w:val="00A41E5C"/>
    <w:rsid w:val="00A42F81"/>
    <w:rsid w:val="00A45537"/>
    <w:rsid w:val="00A466E8"/>
    <w:rsid w:val="00A46EF5"/>
    <w:rsid w:val="00A50A61"/>
    <w:rsid w:val="00A51899"/>
    <w:rsid w:val="00A51A93"/>
    <w:rsid w:val="00A52B24"/>
    <w:rsid w:val="00A52FB0"/>
    <w:rsid w:val="00A52FF6"/>
    <w:rsid w:val="00A540A1"/>
    <w:rsid w:val="00A544E8"/>
    <w:rsid w:val="00A54BA2"/>
    <w:rsid w:val="00A55569"/>
    <w:rsid w:val="00A55A44"/>
    <w:rsid w:val="00A6076E"/>
    <w:rsid w:val="00A60FC9"/>
    <w:rsid w:val="00A61602"/>
    <w:rsid w:val="00A61CDB"/>
    <w:rsid w:val="00A635A0"/>
    <w:rsid w:val="00A6449E"/>
    <w:rsid w:val="00A64796"/>
    <w:rsid w:val="00A6555E"/>
    <w:rsid w:val="00A65CDA"/>
    <w:rsid w:val="00A66635"/>
    <w:rsid w:val="00A66E59"/>
    <w:rsid w:val="00A705EC"/>
    <w:rsid w:val="00A716EB"/>
    <w:rsid w:val="00A716FB"/>
    <w:rsid w:val="00A72DC7"/>
    <w:rsid w:val="00A73592"/>
    <w:rsid w:val="00A7364F"/>
    <w:rsid w:val="00A73D23"/>
    <w:rsid w:val="00A74A74"/>
    <w:rsid w:val="00A81167"/>
    <w:rsid w:val="00A814DA"/>
    <w:rsid w:val="00A81EBF"/>
    <w:rsid w:val="00A8210B"/>
    <w:rsid w:val="00A8385B"/>
    <w:rsid w:val="00A83C2C"/>
    <w:rsid w:val="00A851E8"/>
    <w:rsid w:val="00A85286"/>
    <w:rsid w:val="00A853AB"/>
    <w:rsid w:val="00A85A2F"/>
    <w:rsid w:val="00A860CD"/>
    <w:rsid w:val="00A87AF2"/>
    <w:rsid w:val="00A87F5D"/>
    <w:rsid w:val="00A9005F"/>
    <w:rsid w:val="00A914D5"/>
    <w:rsid w:val="00A92058"/>
    <w:rsid w:val="00A9277A"/>
    <w:rsid w:val="00A92A0D"/>
    <w:rsid w:val="00A93FB4"/>
    <w:rsid w:val="00A95209"/>
    <w:rsid w:val="00A95287"/>
    <w:rsid w:val="00A95889"/>
    <w:rsid w:val="00A96066"/>
    <w:rsid w:val="00A96423"/>
    <w:rsid w:val="00AA131F"/>
    <w:rsid w:val="00AA2A87"/>
    <w:rsid w:val="00AA3DC7"/>
    <w:rsid w:val="00AA42E0"/>
    <w:rsid w:val="00AA458A"/>
    <w:rsid w:val="00AA477C"/>
    <w:rsid w:val="00AA4B63"/>
    <w:rsid w:val="00AB0401"/>
    <w:rsid w:val="00AB053A"/>
    <w:rsid w:val="00AB0EFE"/>
    <w:rsid w:val="00AB2600"/>
    <w:rsid w:val="00AB267D"/>
    <w:rsid w:val="00AB2766"/>
    <w:rsid w:val="00AB542F"/>
    <w:rsid w:val="00AB6536"/>
    <w:rsid w:val="00AB6D4E"/>
    <w:rsid w:val="00AC0E76"/>
    <w:rsid w:val="00AC100C"/>
    <w:rsid w:val="00AC1FB8"/>
    <w:rsid w:val="00AC3FDB"/>
    <w:rsid w:val="00AC4540"/>
    <w:rsid w:val="00AC4B5F"/>
    <w:rsid w:val="00AC5AD1"/>
    <w:rsid w:val="00AC62FF"/>
    <w:rsid w:val="00AC79EC"/>
    <w:rsid w:val="00AD0E7B"/>
    <w:rsid w:val="00AD0F52"/>
    <w:rsid w:val="00AD119C"/>
    <w:rsid w:val="00AD1496"/>
    <w:rsid w:val="00AD2BA5"/>
    <w:rsid w:val="00AD2ECF"/>
    <w:rsid w:val="00AD2EF2"/>
    <w:rsid w:val="00AD2EFB"/>
    <w:rsid w:val="00AD3EE4"/>
    <w:rsid w:val="00AD5019"/>
    <w:rsid w:val="00AD66E8"/>
    <w:rsid w:val="00AD6F9D"/>
    <w:rsid w:val="00AE16B8"/>
    <w:rsid w:val="00AE268C"/>
    <w:rsid w:val="00AE2B8A"/>
    <w:rsid w:val="00AE4611"/>
    <w:rsid w:val="00AE4706"/>
    <w:rsid w:val="00AE5174"/>
    <w:rsid w:val="00AE526E"/>
    <w:rsid w:val="00AE5DB4"/>
    <w:rsid w:val="00AE5F89"/>
    <w:rsid w:val="00AE6F32"/>
    <w:rsid w:val="00AF013C"/>
    <w:rsid w:val="00AF034F"/>
    <w:rsid w:val="00AF19B6"/>
    <w:rsid w:val="00AF1B08"/>
    <w:rsid w:val="00AF2092"/>
    <w:rsid w:val="00AF286E"/>
    <w:rsid w:val="00AF2A45"/>
    <w:rsid w:val="00AF2C50"/>
    <w:rsid w:val="00AF39EA"/>
    <w:rsid w:val="00AF3B2D"/>
    <w:rsid w:val="00AF4D2A"/>
    <w:rsid w:val="00AF67F7"/>
    <w:rsid w:val="00AF7E2F"/>
    <w:rsid w:val="00B008E1"/>
    <w:rsid w:val="00B00EB0"/>
    <w:rsid w:val="00B02864"/>
    <w:rsid w:val="00B02C75"/>
    <w:rsid w:val="00B03D6D"/>
    <w:rsid w:val="00B04C11"/>
    <w:rsid w:val="00B04DAE"/>
    <w:rsid w:val="00B0605C"/>
    <w:rsid w:val="00B06D79"/>
    <w:rsid w:val="00B111B1"/>
    <w:rsid w:val="00B11EB2"/>
    <w:rsid w:val="00B13A12"/>
    <w:rsid w:val="00B13FBD"/>
    <w:rsid w:val="00B14419"/>
    <w:rsid w:val="00B1494A"/>
    <w:rsid w:val="00B14D6B"/>
    <w:rsid w:val="00B14F44"/>
    <w:rsid w:val="00B163A7"/>
    <w:rsid w:val="00B21E1C"/>
    <w:rsid w:val="00B21E36"/>
    <w:rsid w:val="00B23231"/>
    <w:rsid w:val="00B235D3"/>
    <w:rsid w:val="00B23978"/>
    <w:rsid w:val="00B24165"/>
    <w:rsid w:val="00B241AE"/>
    <w:rsid w:val="00B24406"/>
    <w:rsid w:val="00B24947"/>
    <w:rsid w:val="00B24F49"/>
    <w:rsid w:val="00B2566D"/>
    <w:rsid w:val="00B277A5"/>
    <w:rsid w:val="00B30926"/>
    <w:rsid w:val="00B31893"/>
    <w:rsid w:val="00B31900"/>
    <w:rsid w:val="00B3199C"/>
    <w:rsid w:val="00B33012"/>
    <w:rsid w:val="00B330F4"/>
    <w:rsid w:val="00B34F04"/>
    <w:rsid w:val="00B35172"/>
    <w:rsid w:val="00B35CF0"/>
    <w:rsid w:val="00B35D53"/>
    <w:rsid w:val="00B35EB5"/>
    <w:rsid w:val="00B36256"/>
    <w:rsid w:val="00B3668D"/>
    <w:rsid w:val="00B37909"/>
    <w:rsid w:val="00B400C9"/>
    <w:rsid w:val="00B41587"/>
    <w:rsid w:val="00B41AA8"/>
    <w:rsid w:val="00B42F14"/>
    <w:rsid w:val="00B43143"/>
    <w:rsid w:val="00B449DA"/>
    <w:rsid w:val="00B50ECC"/>
    <w:rsid w:val="00B50FDD"/>
    <w:rsid w:val="00B5131B"/>
    <w:rsid w:val="00B51D6E"/>
    <w:rsid w:val="00B52342"/>
    <w:rsid w:val="00B549DE"/>
    <w:rsid w:val="00B56449"/>
    <w:rsid w:val="00B56DDD"/>
    <w:rsid w:val="00B56EC1"/>
    <w:rsid w:val="00B57426"/>
    <w:rsid w:val="00B576FA"/>
    <w:rsid w:val="00B61CEC"/>
    <w:rsid w:val="00B64381"/>
    <w:rsid w:val="00B6643A"/>
    <w:rsid w:val="00B669E7"/>
    <w:rsid w:val="00B70E76"/>
    <w:rsid w:val="00B718F9"/>
    <w:rsid w:val="00B7249E"/>
    <w:rsid w:val="00B728F6"/>
    <w:rsid w:val="00B72A6F"/>
    <w:rsid w:val="00B72F62"/>
    <w:rsid w:val="00B736E1"/>
    <w:rsid w:val="00B745FC"/>
    <w:rsid w:val="00B74771"/>
    <w:rsid w:val="00B77B39"/>
    <w:rsid w:val="00B77CC6"/>
    <w:rsid w:val="00B81084"/>
    <w:rsid w:val="00B81279"/>
    <w:rsid w:val="00B8399E"/>
    <w:rsid w:val="00B83C53"/>
    <w:rsid w:val="00B83F4B"/>
    <w:rsid w:val="00B84650"/>
    <w:rsid w:val="00B849AE"/>
    <w:rsid w:val="00B86132"/>
    <w:rsid w:val="00B86665"/>
    <w:rsid w:val="00B8770B"/>
    <w:rsid w:val="00B87AC9"/>
    <w:rsid w:val="00B91CA1"/>
    <w:rsid w:val="00B92893"/>
    <w:rsid w:val="00B93147"/>
    <w:rsid w:val="00B93A28"/>
    <w:rsid w:val="00B94BDF"/>
    <w:rsid w:val="00BA0300"/>
    <w:rsid w:val="00BA49F3"/>
    <w:rsid w:val="00BA4D25"/>
    <w:rsid w:val="00BA4D3C"/>
    <w:rsid w:val="00BA59F2"/>
    <w:rsid w:val="00BA658C"/>
    <w:rsid w:val="00BA674D"/>
    <w:rsid w:val="00BB0098"/>
    <w:rsid w:val="00BB0153"/>
    <w:rsid w:val="00BB0329"/>
    <w:rsid w:val="00BB113E"/>
    <w:rsid w:val="00BB2768"/>
    <w:rsid w:val="00BB5DBA"/>
    <w:rsid w:val="00BB6D6D"/>
    <w:rsid w:val="00BB7932"/>
    <w:rsid w:val="00BB7BE5"/>
    <w:rsid w:val="00BB7EB4"/>
    <w:rsid w:val="00BC01EC"/>
    <w:rsid w:val="00BC04AC"/>
    <w:rsid w:val="00BC0C39"/>
    <w:rsid w:val="00BC27FD"/>
    <w:rsid w:val="00BC28EF"/>
    <w:rsid w:val="00BC2C77"/>
    <w:rsid w:val="00BC2CEF"/>
    <w:rsid w:val="00BC6CB7"/>
    <w:rsid w:val="00BD0C28"/>
    <w:rsid w:val="00BD1123"/>
    <w:rsid w:val="00BD164D"/>
    <w:rsid w:val="00BD34D6"/>
    <w:rsid w:val="00BD43EC"/>
    <w:rsid w:val="00BD4F1E"/>
    <w:rsid w:val="00BD4FF8"/>
    <w:rsid w:val="00BD7110"/>
    <w:rsid w:val="00BD7189"/>
    <w:rsid w:val="00BD7AC5"/>
    <w:rsid w:val="00BD7B7E"/>
    <w:rsid w:val="00BE0605"/>
    <w:rsid w:val="00BE208F"/>
    <w:rsid w:val="00BE3D71"/>
    <w:rsid w:val="00BE3E2F"/>
    <w:rsid w:val="00BE3E93"/>
    <w:rsid w:val="00BE3F41"/>
    <w:rsid w:val="00BE40AB"/>
    <w:rsid w:val="00BE59FE"/>
    <w:rsid w:val="00BE5A8E"/>
    <w:rsid w:val="00BE737D"/>
    <w:rsid w:val="00BF0157"/>
    <w:rsid w:val="00BF0B3B"/>
    <w:rsid w:val="00BF2335"/>
    <w:rsid w:val="00BF25C7"/>
    <w:rsid w:val="00BF2D71"/>
    <w:rsid w:val="00BF31FA"/>
    <w:rsid w:val="00BF45C8"/>
    <w:rsid w:val="00BF4A21"/>
    <w:rsid w:val="00C0009C"/>
    <w:rsid w:val="00C00DC3"/>
    <w:rsid w:val="00C0115B"/>
    <w:rsid w:val="00C013C4"/>
    <w:rsid w:val="00C023EF"/>
    <w:rsid w:val="00C0272E"/>
    <w:rsid w:val="00C02A88"/>
    <w:rsid w:val="00C03600"/>
    <w:rsid w:val="00C03D13"/>
    <w:rsid w:val="00C040FE"/>
    <w:rsid w:val="00C05714"/>
    <w:rsid w:val="00C057B7"/>
    <w:rsid w:val="00C05ACD"/>
    <w:rsid w:val="00C06906"/>
    <w:rsid w:val="00C06EBF"/>
    <w:rsid w:val="00C07207"/>
    <w:rsid w:val="00C07439"/>
    <w:rsid w:val="00C077B5"/>
    <w:rsid w:val="00C10556"/>
    <w:rsid w:val="00C129F8"/>
    <w:rsid w:val="00C12D88"/>
    <w:rsid w:val="00C13289"/>
    <w:rsid w:val="00C157D8"/>
    <w:rsid w:val="00C17E44"/>
    <w:rsid w:val="00C2021E"/>
    <w:rsid w:val="00C21798"/>
    <w:rsid w:val="00C21FFC"/>
    <w:rsid w:val="00C2220C"/>
    <w:rsid w:val="00C22815"/>
    <w:rsid w:val="00C23820"/>
    <w:rsid w:val="00C24A04"/>
    <w:rsid w:val="00C25F87"/>
    <w:rsid w:val="00C2600F"/>
    <w:rsid w:val="00C26144"/>
    <w:rsid w:val="00C2629A"/>
    <w:rsid w:val="00C269A7"/>
    <w:rsid w:val="00C27B16"/>
    <w:rsid w:val="00C27EFD"/>
    <w:rsid w:val="00C30B7D"/>
    <w:rsid w:val="00C31072"/>
    <w:rsid w:val="00C31832"/>
    <w:rsid w:val="00C329B3"/>
    <w:rsid w:val="00C345EC"/>
    <w:rsid w:val="00C34BF6"/>
    <w:rsid w:val="00C350D3"/>
    <w:rsid w:val="00C363A2"/>
    <w:rsid w:val="00C37416"/>
    <w:rsid w:val="00C4220F"/>
    <w:rsid w:val="00C43928"/>
    <w:rsid w:val="00C43942"/>
    <w:rsid w:val="00C442B4"/>
    <w:rsid w:val="00C466CB"/>
    <w:rsid w:val="00C46B3A"/>
    <w:rsid w:val="00C47A06"/>
    <w:rsid w:val="00C500E3"/>
    <w:rsid w:val="00C508DB"/>
    <w:rsid w:val="00C51586"/>
    <w:rsid w:val="00C52445"/>
    <w:rsid w:val="00C557A0"/>
    <w:rsid w:val="00C55E73"/>
    <w:rsid w:val="00C55F58"/>
    <w:rsid w:val="00C56E4A"/>
    <w:rsid w:val="00C56FA4"/>
    <w:rsid w:val="00C574FA"/>
    <w:rsid w:val="00C60A28"/>
    <w:rsid w:val="00C6107A"/>
    <w:rsid w:val="00C6174F"/>
    <w:rsid w:val="00C623D2"/>
    <w:rsid w:val="00C62A3C"/>
    <w:rsid w:val="00C62AE1"/>
    <w:rsid w:val="00C6398A"/>
    <w:rsid w:val="00C63A1B"/>
    <w:rsid w:val="00C63ABB"/>
    <w:rsid w:val="00C6414F"/>
    <w:rsid w:val="00C6462C"/>
    <w:rsid w:val="00C65636"/>
    <w:rsid w:val="00C65967"/>
    <w:rsid w:val="00C673C9"/>
    <w:rsid w:val="00C719DC"/>
    <w:rsid w:val="00C71BEC"/>
    <w:rsid w:val="00C71E6C"/>
    <w:rsid w:val="00C72237"/>
    <w:rsid w:val="00C72616"/>
    <w:rsid w:val="00C7274E"/>
    <w:rsid w:val="00C744C5"/>
    <w:rsid w:val="00C749A6"/>
    <w:rsid w:val="00C75ACB"/>
    <w:rsid w:val="00C76195"/>
    <w:rsid w:val="00C76DEA"/>
    <w:rsid w:val="00C81328"/>
    <w:rsid w:val="00C81DCA"/>
    <w:rsid w:val="00C831C7"/>
    <w:rsid w:val="00C83A93"/>
    <w:rsid w:val="00C8406F"/>
    <w:rsid w:val="00C853C7"/>
    <w:rsid w:val="00C86FDC"/>
    <w:rsid w:val="00C902FA"/>
    <w:rsid w:val="00C91471"/>
    <w:rsid w:val="00C91585"/>
    <w:rsid w:val="00C920A5"/>
    <w:rsid w:val="00C92C5A"/>
    <w:rsid w:val="00C92F0F"/>
    <w:rsid w:val="00C94F30"/>
    <w:rsid w:val="00C96B41"/>
    <w:rsid w:val="00C96CF8"/>
    <w:rsid w:val="00C96F20"/>
    <w:rsid w:val="00C979E0"/>
    <w:rsid w:val="00C979EB"/>
    <w:rsid w:val="00CA0BE6"/>
    <w:rsid w:val="00CA1355"/>
    <w:rsid w:val="00CA17BF"/>
    <w:rsid w:val="00CA2033"/>
    <w:rsid w:val="00CA23B1"/>
    <w:rsid w:val="00CA3630"/>
    <w:rsid w:val="00CA39DE"/>
    <w:rsid w:val="00CA3F53"/>
    <w:rsid w:val="00CA63C2"/>
    <w:rsid w:val="00CB0934"/>
    <w:rsid w:val="00CB44DA"/>
    <w:rsid w:val="00CB5248"/>
    <w:rsid w:val="00CB6C1F"/>
    <w:rsid w:val="00CC050C"/>
    <w:rsid w:val="00CC0F83"/>
    <w:rsid w:val="00CC2171"/>
    <w:rsid w:val="00CC2D03"/>
    <w:rsid w:val="00CC2EA9"/>
    <w:rsid w:val="00CC430E"/>
    <w:rsid w:val="00CC45B7"/>
    <w:rsid w:val="00CC6042"/>
    <w:rsid w:val="00CD1FE9"/>
    <w:rsid w:val="00CD24F5"/>
    <w:rsid w:val="00CD2801"/>
    <w:rsid w:val="00CD2BC9"/>
    <w:rsid w:val="00CD2D44"/>
    <w:rsid w:val="00CD3532"/>
    <w:rsid w:val="00CD7DA2"/>
    <w:rsid w:val="00CE11FD"/>
    <w:rsid w:val="00CE2FDC"/>
    <w:rsid w:val="00CE4464"/>
    <w:rsid w:val="00CE466F"/>
    <w:rsid w:val="00CE51DD"/>
    <w:rsid w:val="00CE5498"/>
    <w:rsid w:val="00CE55DF"/>
    <w:rsid w:val="00CE5C9C"/>
    <w:rsid w:val="00CE5D28"/>
    <w:rsid w:val="00CE5E87"/>
    <w:rsid w:val="00CE6CF5"/>
    <w:rsid w:val="00CE7041"/>
    <w:rsid w:val="00CE743B"/>
    <w:rsid w:val="00CF05B4"/>
    <w:rsid w:val="00CF0737"/>
    <w:rsid w:val="00CF1C35"/>
    <w:rsid w:val="00CF29A5"/>
    <w:rsid w:val="00CF2AEB"/>
    <w:rsid w:val="00CF34E9"/>
    <w:rsid w:val="00CF3CF1"/>
    <w:rsid w:val="00CF4450"/>
    <w:rsid w:val="00CF4C40"/>
    <w:rsid w:val="00CF60D4"/>
    <w:rsid w:val="00CF6449"/>
    <w:rsid w:val="00CF7012"/>
    <w:rsid w:val="00CF7C18"/>
    <w:rsid w:val="00CF7E13"/>
    <w:rsid w:val="00D01ECB"/>
    <w:rsid w:val="00D04594"/>
    <w:rsid w:val="00D05D33"/>
    <w:rsid w:val="00D06F30"/>
    <w:rsid w:val="00D0756E"/>
    <w:rsid w:val="00D107B8"/>
    <w:rsid w:val="00D1152D"/>
    <w:rsid w:val="00D11777"/>
    <w:rsid w:val="00D12912"/>
    <w:rsid w:val="00D12B3B"/>
    <w:rsid w:val="00D1437A"/>
    <w:rsid w:val="00D1476E"/>
    <w:rsid w:val="00D16AE7"/>
    <w:rsid w:val="00D17AB4"/>
    <w:rsid w:val="00D21EE2"/>
    <w:rsid w:val="00D22788"/>
    <w:rsid w:val="00D228B4"/>
    <w:rsid w:val="00D2335D"/>
    <w:rsid w:val="00D2343F"/>
    <w:rsid w:val="00D23B82"/>
    <w:rsid w:val="00D23E75"/>
    <w:rsid w:val="00D23F10"/>
    <w:rsid w:val="00D2490A"/>
    <w:rsid w:val="00D26DCB"/>
    <w:rsid w:val="00D26F83"/>
    <w:rsid w:val="00D26FDA"/>
    <w:rsid w:val="00D27E19"/>
    <w:rsid w:val="00D307B5"/>
    <w:rsid w:val="00D30DDA"/>
    <w:rsid w:val="00D334AF"/>
    <w:rsid w:val="00D350A0"/>
    <w:rsid w:val="00D361E1"/>
    <w:rsid w:val="00D3647F"/>
    <w:rsid w:val="00D364D3"/>
    <w:rsid w:val="00D37249"/>
    <w:rsid w:val="00D3734A"/>
    <w:rsid w:val="00D37367"/>
    <w:rsid w:val="00D4009C"/>
    <w:rsid w:val="00D400F0"/>
    <w:rsid w:val="00D40796"/>
    <w:rsid w:val="00D42A3E"/>
    <w:rsid w:val="00D42CCB"/>
    <w:rsid w:val="00D42F21"/>
    <w:rsid w:val="00D44131"/>
    <w:rsid w:val="00D45A9E"/>
    <w:rsid w:val="00D501FC"/>
    <w:rsid w:val="00D53244"/>
    <w:rsid w:val="00D53B49"/>
    <w:rsid w:val="00D54123"/>
    <w:rsid w:val="00D546AC"/>
    <w:rsid w:val="00D54890"/>
    <w:rsid w:val="00D54AE2"/>
    <w:rsid w:val="00D55FE8"/>
    <w:rsid w:val="00D5749A"/>
    <w:rsid w:val="00D57C71"/>
    <w:rsid w:val="00D62A04"/>
    <w:rsid w:val="00D63D78"/>
    <w:rsid w:val="00D649C2"/>
    <w:rsid w:val="00D70268"/>
    <w:rsid w:val="00D70A9A"/>
    <w:rsid w:val="00D72467"/>
    <w:rsid w:val="00D7369E"/>
    <w:rsid w:val="00D74416"/>
    <w:rsid w:val="00D7451A"/>
    <w:rsid w:val="00D749BF"/>
    <w:rsid w:val="00D75E23"/>
    <w:rsid w:val="00D7721D"/>
    <w:rsid w:val="00D80113"/>
    <w:rsid w:val="00D80D6A"/>
    <w:rsid w:val="00D81B67"/>
    <w:rsid w:val="00D83337"/>
    <w:rsid w:val="00D84E53"/>
    <w:rsid w:val="00D86F0D"/>
    <w:rsid w:val="00D8731F"/>
    <w:rsid w:val="00D910A9"/>
    <w:rsid w:val="00D91482"/>
    <w:rsid w:val="00D91EF8"/>
    <w:rsid w:val="00D927E7"/>
    <w:rsid w:val="00D92EFF"/>
    <w:rsid w:val="00D940C9"/>
    <w:rsid w:val="00D94C14"/>
    <w:rsid w:val="00D958C7"/>
    <w:rsid w:val="00D9595A"/>
    <w:rsid w:val="00D9740D"/>
    <w:rsid w:val="00DA10A0"/>
    <w:rsid w:val="00DA1182"/>
    <w:rsid w:val="00DA30CF"/>
    <w:rsid w:val="00DA5CCC"/>
    <w:rsid w:val="00DA6878"/>
    <w:rsid w:val="00DA6BDF"/>
    <w:rsid w:val="00DA7430"/>
    <w:rsid w:val="00DB014B"/>
    <w:rsid w:val="00DB093D"/>
    <w:rsid w:val="00DB1244"/>
    <w:rsid w:val="00DB16ED"/>
    <w:rsid w:val="00DB3021"/>
    <w:rsid w:val="00DB3114"/>
    <w:rsid w:val="00DB3D88"/>
    <w:rsid w:val="00DB5185"/>
    <w:rsid w:val="00DB5BF6"/>
    <w:rsid w:val="00DB5C24"/>
    <w:rsid w:val="00DB6A3B"/>
    <w:rsid w:val="00DB6DEC"/>
    <w:rsid w:val="00DB7491"/>
    <w:rsid w:val="00DC02C8"/>
    <w:rsid w:val="00DC088D"/>
    <w:rsid w:val="00DC0C47"/>
    <w:rsid w:val="00DC12DB"/>
    <w:rsid w:val="00DC24B7"/>
    <w:rsid w:val="00DC35F6"/>
    <w:rsid w:val="00DC36F5"/>
    <w:rsid w:val="00DC3CB9"/>
    <w:rsid w:val="00DC400F"/>
    <w:rsid w:val="00DC4B8C"/>
    <w:rsid w:val="00DC66EF"/>
    <w:rsid w:val="00DC69CB"/>
    <w:rsid w:val="00DD2605"/>
    <w:rsid w:val="00DD4071"/>
    <w:rsid w:val="00DD467A"/>
    <w:rsid w:val="00DD479B"/>
    <w:rsid w:val="00DD5EAF"/>
    <w:rsid w:val="00DD63BB"/>
    <w:rsid w:val="00DD76A3"/>
    <w:rsid w:val="00DE1DF1"/>
    <w:rsid w:val="00DE2A86"/>
    <w:rsid w:val="00DE344F"/>
    <w:rsid w:val="00DE357E"/>
    <w:rsid w:val="00DE55DD"/>
    <w:rsid w:val="00DE671A"/>
    <w:rsid w:val="00DE6781"/>
    <w:rsid w:val="00DE78A7"/>
    <w:rsid w:val="00DF2626"/>
    <w:rsid w:val="00DF284C"/>
    <w:rsid w:val="00DF40E7"/>
    <w:rsid w:val="00DF4191"/>
    <w:rsid w:val="00DF49E7"/>
    <w:rsid w:val="00DF4BB9"/>
    <w:rsid w:val="00DF5092"/>
    <w:rsid w:val="00DF6112"/>
    <w:rsid w:val="00DF6BA8"/>
    <w:rsid w:val="00DF6D3D"/>
    <w:rsid w:val="00DF7259"/>
    <w:rsid w:val="00DF7D5C"/>
    <w:rsid w:val="00DF7EC6"/>
    <w:rsid w:val="00E008F8"/>
    <w:rsid w:val="00E009C7"/>
    <w:rsid w:val="00E0148F"/>
    <w:rsid w:val="00E01778"/>
    <w:rsid w:val="00E02E51"/>
    <w:rsid w:val="00E035B2"/>
    <w:rsid w:val="00E03F13"/>
    <w:rsid w:val="00E0596E"/>
    <w:rsid w:val="00E1130F"/>
    <w:rsid w:val="00E12643"/>
    <w:rsid w:val="00E13FC3"/>
    <w:rsid w:val="00E14D80"/>
    <w:rsid w:val="00E16146"/>
    <w:rsid w:val="00E1704F"/>
    <w:rsid w:val="00E171DC"/>
    <w:rsid w:val="00E17FC8"/>
    <w:rsid w:val="00E205DD"/>
    <w:rsid w:val="00E21DE7"/>
    <w:rsid w:val="00E24AD8"/>
    <w:rsid w:val="00E254C4"/>
    <w:rsid w:val="00E257C3"/>
    <w:rsid w:val="00E25ECE"/>
    <w:rsid w:val="00E27B02"/>
    <w:rsid w:val="00E30A5D"/>
    <w:rsid w:val="00E30CA4"/>
    <w:rsid w:val="00E315A1"/>
    <w:rsid w:val="00E33050"/>
    <w:rsid w:val="00E35BA8"/>
    <w:rsid w:val="00E35CCC"/>
    <w:rsid w:val="00E37BA7"/>
    <w:rsid w:val="00E403F9"/>
    <w:rsid w:val="00E40DF8"/>
    <w:rsid w:val="00E42D59"/>
    <w:rsid w:val="00E43CD6"/>
    <w:rsid w:val="00E43E3D"/>
    <w:rsid w:val="00E47F9C"/>
    <w:rsid w:val="00E50C84"/>
    <w:rsid w:val="00E5179F"/>
    <w:rsid w:val="00E517D2"/>
    <w:rsid w:val="00E53893"/>
    <w:rsid w:val="00E53B68"/>
    <w:rsid w:val="00E53C4B"/>
    <w:rsid w:val="00E544D3"/>
    <w:rsid w:val="00E554C9"/>
    <w:rsid w:val="00E571DE"/>
    <w:rsid w:val="00E60039"/>
    <w:rsid w:val="00E601EE"/>
    <w:rsid w:val="00E617E5"/>
    <w:rsid w:val="00E61992"/>
    <w:rsid w:val="00E6297D"/>
    <w:rsid w:val="00E62CDA"/>
    <w:rsid w:val="00E6438C"/>
    <w:rsid w:val="00E65E0C"/>
    <w:rsid w:val="00E66CCE"/>
    <w:rsid w:val="00E670FB"/>
    <w:rsid w:val="00E70C8E"/>
    <w:rsid w:val="00E7140D"/>
    <w:rsid w:val="00E72B8E"/>
    <w:rsid w:val="00E7371A"/>
    <w:rsid w:val="00E73A41"/>
    <w:rsid w:val="00E75106"/>
    <w:rsid w:val="00E75B0B"/>
    <w:rsid w:val="00E762A3"/>
    <w:rsid w:val="00E76920"/>
    <w:rsid w:val="00E81117"/>
    <w:rsid w:val="00E8210A"/>
    <w:rsid w:val="00E836C1"/>
    <w:rsid w:val="00E847EF"/>
    <w:rsid w:val="00E85FC5"/>
    <w:rsid w:val="00E869F8"/>
    <w:rsid w:val="00E86B75"/>
    <w:rsid w:val="00E87C54"/>
    <w:rsid w:val="00E87D7A"/>
    <w:rsid w:val="00E953A2"/>
    <w:rsid w:val="00E958EB"/>
    <w:rsid w:val="00E96A3E"/>
    <w:rsid w:val="00E97634"/>
    <w:rsid w:val="00EA0350"/>
    <w:rsid w:val="00EA1A12"/>
    <w:rsid w:val="00EA1A7D"/>
    <w:rsid w:val="00EA288D"/>
    <w:rsid w:val="00EA385E"/>
    <w:rsid w:val="00EA4DEC"/>
    <w:rsid w:val="00EA58FD"/>
    <w:rsid w:val="00EA60F1"/>
    <w:rsid w:val="00EA67FD"/>
    <w:rsid w:val="00EA70DC"/>
    <w:rsid w:val="00EA72AB"/>
    <w:rsid w:val="00EB06E2"/>
    <w:rsid w:val="00EB1687"/>
    <w:rsid w:val="00EB284C"/>
    <w:rsid w:val="00EB32BE"/>
    <w:rsid w:val="00EB3827"/>
    <w:rsid w:val="00EB5A9B"/>
    <w:rsid w:val="00EB655F"/>
    <w:rsid w:val="00EC2662"/>
    <w:rsid w:val="00EC5B6E"/>
    <w:rsid w:val="00EC5BFD"/>
    <w:rsid w:val="00EC5F5A"/>
    <w:rsid w:val="00EC77ED"/>
    <w:rsid w:val="00ED0147"/>
    <w:rsid w:val="00ED09D6"/>
    <w:rsid w:val="00ED1B5E"/>
    <w:rsid w:val="00ED2AD5"/>
    <w:rsid w:val="00ED368A"/>
    <w:rsid w:val="00ED373E"/>
    <w:rsid w:val="00ED3E89"/>
    <w:rsid w:val="00ED45E9"/>
    <w:rsid w:val="00ED505C"/>
    <w:rsid w:val="00ED52BB"/>
    <w:rsid w:val="00ED66D0"/>
    <w:rsid w:val="00ED6B25"/>
    <w:rsid w:val="00EE0670"/>
    <w:rsid w:val="00EE1946"/>
    <w:rsid w:val="00EE2327"/>
    <w:rsid w:val="00EE32E7"/>
    <w:rsid w:val="00EE36FE"/>
    <w:rsid w:val="00EE4BF4"/>
    <w:rsid w:val="00EF1B6F"/>
    <w:rsid w:val="00EF24CA"/>
    <w:rsid w:val="00EF24D9"/>
    <w:rsid w:val="00EF62D3"/>
    <w:rsid w:val="00EF6511"/>
    <w:rsid w:val="00EF7EAF"/>
    <w:rsid w:val="00F02D93"/>
    <w:rsid w:val="00F04D5D"/>
    <w:rsid w:val="00F0522B"/>
    <w:rsid w:val="00F06F7C"/>
    <w:rsid w:val="00F1069C"/>
    <w:rsid w:val="00F1179C"/>
    <w:rsid w:val="00F120A6"/>
    <w:rsid w:val="00F12CB1"/>
    <w:rsid w:val="00F13096"/>
    <w:rsid w:val="00F131C6"/>
    <w:rsid w:val="00F13CD4"/>
    <w:rsid w:val="00F147C6"/>
    <w:rsid w:val="00F15D1B"/>
    <w:rsid w:val="00F202D9"/>
    <w:rsid w:val="00F2147A"/>
    <w:rsid w:val="00F223F0"/>
    <w:rsid w:val="00F238DE"/>
    <w:rsid w:val="00F24506"/>
    <w:rsid w:val="00F25C9E"/>
    <w:rsid w:val="00F25E5A"/>
    <w:rsid w:val="00F278FA"/>
    <w:rsid w:val="00F30863"/>
    <w:rsid w:val="00F318EE"/>
    <w:rsid w:val="00F3721A"/>
    <w:rsid w:val="00F3756B"/>
    <w:rsid w:val="00F375B4"/>
    <w:rsid w:val="00F4048A"/>
    <w:rsid w:val="00F40EF0"/>
    <w:rsid w:val="00F41316"/>
    <w:rsid w:val="00F41377"/>
    <w:rsid w:val="00F41CD0"/>
    <w:rsid w:val="00F44AAF"/>
    <w:rsid w:val="00F45659"/>
    <w:rsid w:val="00F46923"/>
    <w:rsid w:val="00F478B5"/>
    <w:rsid w:val="00F47A22"/>
    <w:rsid w:val="00F50042"/>
    <w:rsid w:val="00F50DBE"/>
    <w:rsid w:val="00F5115B"/>
    <w:rsid w:val="00F5207D"/>
    <w:rsid w:val="00F52E09"/>
    <w:rsid w:val="00F52FED"/>
    <w:rsid w:val="00F55857"/>
    <w:rsid w:val="00F56741"/>
    <w:rsid w:val="00F60030"/>
    <w:rsid w:val="00F602FD"/>
    <w:rsid w:val="00F64ED9"/>
    <w:rsid w:val="00F657B1"/>
    <w:rsid w:val="00F66223"/>
    <w:rsid w:val="00F673E6"/>
    <w:rsid w:val="00F67F69"/>
    <w:rsid w:val="00F70D48"/>
    <w:rsid w:val="00F7169A"/>
    <w:rsid w:val="00F716AB"/>
    <w:rsid w:val="00F71A14"/>
    <w:rsid w:val="00F740EC"/>
    <w:rsid w:val="00F74C3B"/>
    <w:rsid w:val="00F77208"/>
    <w:rsid w:val="00F77FA0"/>
    <w:rsid w:val="00F80030"/>
    <w:rsid w:val="00F80937"/>
    <w:rsid w:val="00F83343"/>
    <w:rsid w:val="00F84E3A"/>
    <w:rsid w:val="00F84F76"/>
    <w:rsid w:val="00F855B1"/>
    <w:rsid w:val="00F85715"/>
    <w:rsid w:val="00F85900"/>
    <w:rsid w:val="00F869FF"/>
    <w:rsid w:val="00F86CC8"/>
    <w:rsid w:val="00F87D6E"/>
    <w:rsid w:val="00F904AE"/>
    <w:rsid w:val="00F917DE"/>
    <w:rsid w:val="00F92913"/>
    <w:rsid w:val="00F92F34"/>
    <w:rsid w:val="00F9376F"/>
    <w:rsid w:val="00F93F45"/>
    <w:rsid w:val="00F956E6"/>
    <w:rsid w:val="00F96372"/>
    <w:rsid w:val="00F963D0"/>
    <w:rsid w:val="00F97761"/>
    <w:rsid w:val="00FA08F1"/>
    <w:rsid w:val="00FA1AF2"/>
    <w:rsid w:val="00FA27AE"/>
    <w:rsid w:val="00FA698E"/>
    <w:rsid w:val="00FA71D1"/>
    <w:rsid w:val="00FB0FD4"/>
    <w:rsid w:val="00FB1A4F"/>
    <w:rsid w:val="00FB1C5A"/>
    <w:rsid w:val="00FB664D"/>
    <w:rsid w:val="00FB689E"/>
    <w:rsid w:val="00FB68D8"/>
    <w:rsid w:val="00FC2409"/>
    <w:rsid w:val="00FC26A4"/>
    <w:rsid w:val="00FC4C70"/>
    <w:rsid w:val="00FC5B7E"/>
    <w:rsid w:val="00FC692E"/>
    <w:rsid w:val="00FC724B"/>
    <w:rsid w:val="00FC7261"/>
    <w:rsid w:val="00FD2EFE"/>
    <w:rsid w:val="00FD4C81"/>
    <w:rsid w:val="00FD601E"/>
    <w:rsid w:val="00FD60DF"/>
    <w:rsid w:val="00FD73A3"/>
    <w:rsid w:val="00FE0391"/>
    <w:rsid w:val="00FE3E2B"/>
    <w:rsid w:val="00FE4392"/>
    <w:rsid w:val="00FE49CD"/>
    <w:rsid w:val="00FE4A69"/>
    <w:rsid w:val="00FE6361"/>
    <w:rsid w:val="00FE6AAC"/>
    <w:rsid w:val="00FE715A"/>
    <w:rsid w:val="00FF2715"/>
    <w:rsid w:val="00FF3ADE"/>
    <w:rsid w:val="00FF4D81"/>
    <w:rsid w:val="00FF5374"/>
    <w:rsid w:val="00FF53D9"/>
    <w:rsid w:val="00FF5C29"/>
    <w:rsid w:val="00FF78C5"/>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72B45EA"/>
  <w15:docId w15:val="{4F35F467-D9F9-4ECC-BB9A-48884EB70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MS Mincho" w:hAnsi="Century" w:cs="Times New Roman"/>
        <w:lang w:val="en-CA" w:eastAsia="en-CA"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9936B3"/>
    <w:pPr>
      <w:widowControl w:val="0"/>
      <w:ind w:firstLine="720"/>
      <w:jc w:val="both"/>
    </w:pPr>
    <w:rPr>
      <w:rFonts w:ascii="Times New Roman" w:hAnsi="Times New Roman"/>
      <w:kern w:val="2"/>
      <w:sz w:val="22"/>
      <w:szCs w:val="24"/>
      <w:lang w:val="en-US" w:eastAsia="ja-JP"/>
    </w:rPr>
  </w:style>
  <w:style w:type="paragraph" w:styleId="Heading1">
    <w:name w:val="heading 1"/>
    <w:basedOn w:val="Normal"/>
    <w:next w:val="Normal"/>
    <w:qFormat/>
    <w:rsid w:val="00DA6878"/>
    <w:pPr>
      <w:keepNext/>
      <w:numPr>
        <w:numId w:val="3"/>
      </w:numPr>
      <w:spacing w:before="120" w:after="120"/>
      <w:outlineLvl w:val="0"/>
    </w:pPr>
    <w:rPr>
      <w:rFonts w:eastAsia="MS Gothic"/>
      <w:b/>
      <w:caps/>
    </w:rPr>
  </w:style>
  <w:style w:type="paragraph" w:styleId="Heading2">
    <w:name w:val="heading 2"/>
    <w:basedOn w:val="Normal"/>
    <w:next w:val="Normal"/>
    <w:qFormat/>
    <w:rsid w:val="00B00EB0"/>
    <w:pPr>
      <w:keepNext/>
      <w:numPr>
        <w:ilvl w:val="1"/>
        <w:numId w:val="3"/>
      </w:numPr>
      <w:spacing w:before="120" w:after="120"/>
      <w:outlineLvl w:val="1"/>
    </w:pPr>
    <w:rPr>
      <w:rFonts w:eastAsia="MS Gothic"/>
      <w:b/>
    </w:rPr>
  </w:style>
  <w:style w:type="paragraph" w:styleId="Heading3">
    <w:name w:val="heading 3"/>
    <w:basedOn w:val="Normal"/>
    <w:next w:val="Normal"/>
    <w:qFormat/>
    <w:rsid w:val="007D4D85"/>
    <w:pPr>
      <w:keepNext/>
      <w:numPr>
        <w:ilvl w:val="2"/>
        <w:numId w:val="4"/>
      </w:numPr>
      <w:spacing w:before="120" w:after="120"/>
      <w:outlineLvl w:val="2"/>
    </w:pPr>
    <w:rPr>
      <w:rFonts w:eastAsia="MS Gothic"/>
    </w:rPr>
  </w:style>
  <w:style w:type="paragraph" w:styleId="Heading4">
    <w:name w:val="heading 4"/>
    <w:basedOn w:val="Normal"/>
    <w:next w:val="Normal"/>
    <w:qFormat/>
    <w:pPr>
      <w:keepNext/>
      <w:numPr>
        <w:ilvl w:val="3"/>
        <w:numId w:val="3"/>
      </w:numPr>
      <w:outlineLvl w:val="3"/>
    </w:pPr>
    <w:rPr>
      <w:b/>
      <w:bCs/>
    </w:rPr>
  </w:style>
  <w:style w:type="paragraph" w:styleId="Heading5">
    <w:name w:val="heading 5"/>
    <w:basedOn w:val="Normal"/>
    <w:next w:val="Normal"/>
    <w:qFormat/>
    <w:pPr>
      <w:keepNext/>
      <w:numPr>
        <w:ilvl w:val="4"/>
        <w:numId w:val="3"/>
      </w:numPr>
      <w:outlineLvl w:val="4"/>
    </w:pPr>
    <w:rPr>
      <w:rFonts w:ascii="Arial" w:eastAsia="MS Gothic" w:hAnsi="Arial"/>
    </w:rPr>
  </w:style>
  <w:style w:type="paragraph" w:styleId="Heading6">
    <w:name w:val="heading 6"/>
    <w:basedOn w:val="Normal"/>
    <w:next w:val="Normal"/>
    <w:qFormat/>
    <w:pPr>
      <w:keepNext/>
      <w:numPr>
        <w:ilvl w:val="5"/>
        <w:numId w:val="3"/>
      </w:numPr>
      <w:outlineLvl w:val="5"/>
    </w:pPr>
    <w:rPr>
      <w:b/>
      <w:bCs/>
    </w:rPr>
  </w:style>
  <w:style w:type="paragraph" w:styleId="Heading7">
    <w:name w:val="heading 7"/>
    <w:basedOn w:val="Normal"/>
    <w:next w:val="Normal"/>
    <w:qFormat/>
    <w:pPr>
      <w:keepNext/>
      <w:numPr>
        <w:ilvl w:val="6"/>
        <w:numId w:val="3"/>
      </w:numPr>
      <w:outlineLvl w:val="6"/>
    </w:pPr>
  </w:style>
  <w:style w:type="paragraph" w:styleId="Heading8">
    <w:name w:val="heading 8"/>
    <w:basedOn w:val="Normal"/>
    <w:next w:val="Normal"/>
    <w:qFormat/>
    <w:pPr>
      <w:keepNext/>
      <w:numPr>
        <w:ilvl w:val="7"/>
        <w:numId w:val="3"/>
      </w:numPr>
      <w:outlineLvl w:val="7"/>
    </w:pPr>
  </w:style>
  <w:style w:type="paragraph" w:styleId="Heading9">
    <w:name w:val="heading 9"/>
    <w:basedOn w:val="Normal"/>
    <w:next w:val="Normal"/>
    <w:qFormat/>
    <w:pPr>
      <w:keepNext/>
      <w:numPr>
        <w:ilvl w:val="8"/>
        <w:numId w:val="3"/>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7D4D85"/>
    <w:rPr>
      <w:color w:val="0000FF"/>
      <w:u w:val="single"/>
    </w:rPr>
  </w:style>
  <w:style w:type="character" w:customStyle="1" w:styleId="titoloscheda">
    <w:name w:val="titolo_scheda"/>
    <w:basedOn w:val="DefaultParagraphFont"/>
    <w:rsid w:val="005D2F38"/>
  </w:style>
  <w:style w:type="character" w:customStyle="1" w:styleId="sottotitoloscheda">
    <w:name w:val="sottotitolo_scheda"/>
    <w:basedOn w:val="DefaultParagraphFont"/>
    <w:rsid w:val="005D2F38"/>
  </w:style>
  <w:style w:type="paragraph" w:customStyle="1" w:styleId="SIDTtitle">
    <w:name w:val="SIDT title"/>
    <w:basedOn w:val="SIDTNormalNoindent"/>
    <w:next w:val="SIDTauthor"/>
    <w:pPr>
      <w:spacing w:before="120" w:after="120"/>
      <w:contextualSpacing/>
      <w:jc w:val="center"/>
      <w:outlineLvl w:val="0"/>
    </w:pPr>
    <w:rPr>
      <w:rFonts w:eastAsia="MS Gothic" w:cs="Arial"/>
      <w:b/>
      <w:sz w:val="32"/>
      <w:szCs w:val="32"/>
    </w:rPr>
  </w:style>
  <w:style w:type="paragraph" w:customStyle="1" w:styleId="SIDTNormalNoindent">
    <w:name w:val="SIDT Normal Noindent"/>
    <w:basedOn w:val="Normal"/>
  </w:style>
  <w:style w:type="paragraph" w:customStyle="1" w:styleId="SIDTauthor">
    <w:name w:val="SIDT author"/>
    <w:basedOn w:val="SIDTNormalNoindent"/>
    <w:pPr>
      <w:jc w:val="center"/>
    </w:pPr>
  </w:style>
  <w:style w:type="paragraph" w:customStyle="1" w:styleId="SIDTaffiliation">
    <w:name w:val="SIDT affiliation"/>
    <w:basedOn w:val="SIDTNormalNoindent"/>
    <w:rsid w:val="006E2C95"/>
    <w:pPr>
      <w:spacing w:before="120"/>
      <w:jc w:val="center"/>
    </w:pPr>
  </w:style>
  <w:style w:type="paragraph" w:customStyle="1" w:styleId="SIDTSection">
    <w:name w:val="SIDT Section"/>
    <w:basedOn w:val="SIDTNormalNoindent"/>
    <w:next w:val="Normal"/>
    <w:rsid w:val="00890478"/>
    <w:pPr>
      <w:spacing w:before="567" w:after="397"/>
    </w:pPr>
    <w:rPr>
      <w:b/>
      <w:sz w:val="28"/>
    </w:rPr>
  </w:style>
  <w:style w:type="paragraph" w:styleId="Header">
    <w:name w:val="header"/>
    <w:basedOn w:val="Normal"/>
    <w:link w:val="HeaderChar"/>
    <w:uiPriority w:val="99"/>
    <w:rsid w:val="00304EA8"/>
    <w:pPr>
      <w:tabs>
        <w:tab w:val="center" w:pos="4819"/>
        <w:tab w:val="right" w:pos="9638"/>
      </w:tabs>
    </w:pPr>
  </w:style>
  <w:style w:type="paragraph" w:styleId="Caption">
    <w:name w:val="caption"/>
    <w:basedOn w:val="Normal"/>
    <w:next w:val="Normal"/>
    <w:autoRedefine/>
    <w:qFormat/>
    <w:rsid w:val="00AC0E76"/>
    <w:pPr>
      <w:ind w:firstLine="0"/>
      <w:jc w:val="center"/>
    </w:pPr>
    <w:rPr>
      <w:b/>
      <w:spacing w:val="-2"/>
      <w:szCs w:val="22"/>
    </w:rPr>
  </w:style>
  <w:style w:type="paragraph" w:styleId="Footer">
    <w:name w:val="footer"/>
    <w:basedOn w:val="Normal"/>
    <w:rsid w:val="00304EA8"/>
    <w:pPr>
      <w:tabs>
        <w:tab w:val="center" w:pos="4819"/>
        <w:tab w:val="right" w:pos="9638"/>
      </w:tabs>
    </w:pPr>
  </w:style>
  <w:style w:type="paragraph" w:styleId="HTMLAddress">
    <w:name w:val="HTML Address"/>
    <w:basedOn w:val="Normal"/>
    <w:semiHidden/>
    <w:rPr>
      <w:i/>
      <w:iCs/>
    </w:rPr>
  </w:style>
  <w:style w:type="paragraph" w:customStyle="1" w:styleId="SIDTsubsection">
    <w:name w:val="SIDT subsection"/>
    <w:basedOn w:val="SIDTSection"/>
    <w:rPr>
      <w:sz w:val="24"/>
    </w:rPr>
  </w:style>
  <w:style w:type="paragraph" w:styleId="HTMLPreformatted">
    <w:name w:val="HTML Preformatted"/>
    <w:basedOn w:val="Normal"/>
    <w:semiHidden/>
    <w:rPr>
      <w:rFonts w:ascii="Courier New" w:hAnsi="Courier New" w:cs="Courier New"/>
      <w:sz w:val="20"/>
      <w:szCs w:val="20"/>
    </w:rPr>
  </w:style>
  <w:style w:type="paragraph" w:styleId="CommentText">
    <w:name w:val="annotation text"/>
    <w:basedOn w:val="Normal"/>
    <w:link w:val="CommentTextChar"/>
    <w:semiHidden/>
    <w:pPr>
      <w:jc w:val="left"/>
    </w:pPr>
  </w:style>
  <w:style w:type="paragraph" w:styleId="MacroText">
    <w:name w:val="macro"/>
    <w:semiHidden/>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snapToGrid w:val="0"/>
    </w:pPr>
    <w:rPr>
      <w:rFonts w:ascii="Courier New" w:hAnsi="Courier New" w:cs="Courier New"/>
      <w:kern w:val="2"/>
      <w:sz w:val="18"/>
      <w:szCs w:val="18"/>
      <w:lang w:val="en-US" w:eastAsia="ja-JP"/>
    </w:rPr>
  </w:style>
  <w:style w:type="paragraph" w:styleId="TableofAuthorities">
    <w:name w:val="table of authorities"/>
    <w:basedOn w:val="Normal"/>
    <w:next w:val="Normal"/>
    <w:semiHidden/>
    <w:pPr>
      <w:ind w:left="220" w:hangingChars="100" w:hanging="220"/>
    </w:pPr>
  </w:style>
  <w:style w:type="paragraph" w:styleId="TOAHeading">
    <w:name w:val="toa heading"/>
    <w:basedOn w:val="Normal"/>
    <w:next w:val="Normal"/>
    <w:semiHidden/>
    <w:pPr>
      <w:spacing w:before="180"/>
    </w:pPr>
    <w:rPr>
      <w:rFonts w:ascii="Arial" w:eastAsia="MS Gothic" w:hAnsi="Arial" w:cs="Arial"/>
      <w:sz w:val="24"/>
    </w:rPr>
  </w:style>
  <w:style w:type="paragraph" w:styleId="NoteHeading">
    <w:name w:val="Note Heading"/>
    <w:basedOn w:val="Normal"/>
    <w:next w:val="Normal"/>
    <w:pPr>
      <w:jc w:val="center"/>
    </w:pPr>
  </w:style>
  <w:style w:type="paragraph" w:styleId="FootnoteText">
    <w:name w:val="footnote text"/>
    <w:basedOn w:val="Normal"/>
    <w:link w:val="FootnoteTextChar"/>
    <w:uiPriority w:val="99"/>
    <w:semiHidden/>
    <w:pPr>
      <w:snapToGrid w:val="0"/>
      <w:jc w:val="left"/>
    </w:pPr>
  </w:style>
  <w:style w:type="paragraph" w:styleId="DocumentMap">
    <w:name w:val="Document Map"/>
    <w:basedOn w:val="Normal"/>
    <w:semiHidden/>
    <w:pPr>
      <w:shd w:val="clear" w:color="auto" w:fill="000080"/>
    </w:pPr>
    <w:rPr>
      <w:rFonts w:ascii="Arial" w:eastAsia="MS Gothic" w:hAnsi="Arial"/>
    </w:rPr>
  </w:style>
  <w:style w:type="paragraph" w:styleId="Index1">
    <w:name w:val="index 1"/>
    <w:basedOn w:val="Normal"/>
    <w:next w:val="Normal"/>
    <w:autoRedefine/>
    <w:semiHidden/>
    <w:pPr>
      <w:ind w:left="220" w:hangingChars="100" w:hanging="220"/>
    </w:pPr>
  </w:style>
  <w:style w:type="paragraph" w:styleId="Index2">
    <w:name w:val="index 2"/>
    <w:basedOn w:val="Normal"/>
    <w:next w:val="Normal"/>
    <w:autoRedefine/>
    <w:semiHidden/>
    <w:pPr>
      <w:ind w:leftChars="100" w:left="100" w:hangingChars="100" w:hanging="220"/>
    </w:pPr>
  </w:style>
  <w:style w:type="paragraph" w:styleId="Index3">
    <w:name w:val="index 3"/>
    <w:basedOn w:val="Normal"/>
    <w:next w:val="Normal"/>
    <w:autoRedefine/>
    <w:semiHidden/>
    <w:pPr>
      <w:ind w:leftChars="200" w:left="200" w:hangingChars="100" w:hanging="220"/>
    </w:pPr>
  </w:style>
  <w:style w:type="paragraph" w:styleId="Index4">
    <w:name w:val="index 4"/>
    <w:basedOn w:val="Normal"/>
    <w:next w:val="Normal"/>
    <w:autoRedefine/>
    <w:semiHidden/>
    <w:pPr>
      <w:ind w:leftChars="300" w:left="300" w:hangingChars="100" w:hanging="220"/>
    </w:pPr>
  </w:style>
  <w:style w:type="paragraph" w:styleId="Index5">
    <w:name w:val="index 5"/>
    <w:basedOn w:val="Normal"/>
    <w:next w:val="Normal"/>
    <w:autoRedefine/>
    <w:semiHidden/>
    <w:pPr>
      <w:ind w:leftChars="400" w:left="400" w:hangingChars="100" w:hanging="220"/>
    </w:pPr>
  </w:style>
  <w:style w:type="paragraph" w:styleId="Index6">
    <w:name w:val="index 6"/>
    <w:basedOn w:val="Normal"/>
    <w:next w:val="Normal"/>
    <w:autoRedefine/>
    <w:semiHidden/>
    <w:pPr>
      <w:ind w:leftChars="500" w:left="500" w:hangingChars="100" w:hanging="220"/>
    </w:pPr>
  </w:style>
  <w:style w:type="paragraph" w:styleId="Index7">
    <w:name w:val="index 7"/>
    <w:basedOn w:val="Normal"/>
    <w:next w:val="Normal"/>
    <w:autoRedefine/>
    <w:semiHidden/>
    <w:pPr>
      <w:ind w:leftChars="600" w:left="600" w:hangingChars="100" w:hanging="220"/>
    </w:pPr>
  </w:style>
  <w:style w:type="paragraph" w:styleId="Index8">
    <w:name w:val="index 8"/>
    <w:basedOn w:val="Normal"/>
    <w:next w:val="Normal"/>
    <w:autoRedefine/>
    <w:semiHidden/>
    <w:pPr>
      <w:ind w:leftChars="700" w:left="700" w:hangingChars="100" w:hanging="220"/>
    </w:pPr>
  </w:style>
  <w:style w:type="paragraph" w:styleId="Index9">
    <w:name w:val="index 9"/>
    <w:basedOn w:val="Normal"/>
    <w:next w:val="Normal"/>
    <w:autoRedefine/>
    <w:semiHidden/>
    <w:pPr>
      <w:ind w:leftChars="800" w:left="800" w:hangingChars="100" w:hanging="220"/>
    </w:pPr>
  </w:style>
  <w:style w:type="paragraph" w:styleId="IndexHeading">
    <w:name w:val="index heading"/>
    <w:basedOn w:val="Normal"/>
    <w:next w:val="Index1"/>
    <w:semiHidden/>
    <w:rPr>
      <w:rFonts w:ascii="Arial" w:hAnsi="Arial" w:cs="Arial"/>
      <w:b/>
      <w:bCs/>
    </w:rPr>
  </w:style>
  <w:style w:type="paragraph" w:styleId="TableofFigures">
    <w:name w:val="table of figures"/>
    <w:basedOn w:val="Normal"/>
    <w:next w:val="Normal"/>
    <w:semiHidden/>
    <w:pPr>
      <w:ind w:leftChars="200" w:left="850" w:hangingChars="200" w:hanging="425"/>
    </w:pPr>
  </w:style>
  <w:style w:type="paragraph" w:styleId="E-mailSignature">
    <w:name w:val="E-mail Signature"/>
    <w:basedOn w:val="Normal"/>
    <w:semiHidden/>
  </w:style>
  <w:style w:type="paragraph" w:styleId="NormalWeb">
    <w:name w:val="Normal (Web)"/>
    <w:basedOn w:val="Normal"/>
    <w:uiPriority w:val="99"/>
    <w:rPr>
      <w:sz w:val="24"/>
    </w:rPr>
  </w:style>
  <w:style w:type="paragraph" w:styleId="EndnoteText">
    <w:name w:val="endnote text"/>
    <w:basedOn w:val="Normal"/>
    <w:semiHidden/>
    <w:pPr>
      <w:snapToGrid w:val="0"/>
      <w:jc w:val="left"/>
    </w:pPr>
  </w:style>
  <w:style w:type="paragraph" w:styleId="TOC1">
    <w:name w:val="toc 1"/>
    <w:basedOn w:val="Normal"/>
    <w:next w:val="Normal"/>
    <w:autoRedefine/>
    <w:semiHidden/>
  </w:style>
  <w:style w:type="paragraph" w:styleId="TOC2">
    <w:name w:val="toc 2"/>
    <w:basedOn w:val="Normal"/>
    <w:next w:val="Normal"/>
    <w:autoRedefine/>
    <w:semiHidden/>
    <w:pPr>
      <w:ind w:leftChars="100" w:left="220"/>
    </w:pPr>
  </w:style>
  <w:style w:type="paragraph" w:styleId="TOC3">
    <w:name w:val="toc 3"/>
    <w:basedOn w:val="Normal"/>
    <w:next w:val="Normal"/>
    <w:autoRedefine/>
    <w:semiHidden/>
    <w:pPr>
      <w:ind w:leftChars="200" w:left="440"/>
    </w:pPr>
  </w:style>
  <w:style w:type="paragraph" w:styleId="TOC4">
    <w:name w:val="toc 4"/>
    <w:basedOn w:val="Normal"/>
    <w:next w:val="Normal"/>
    <w:autoRedefine/>
    <w:semiHidden/>
    <w:pPr>
      <w:ind w:leftChars="300" w:left="660"/>
    </w:pPr>
  </w:style>
  <w:style w:type="paragraph" w:styleId="TOC5">
    <w:name w:val="toc 5"/>
    <w:basedOn w:val="Normal"/>
    <w:next w:val="Normal"/>
    <w:autoRedefine/>
    <w:semiHidden/>
    <w:pPr>
      <w:ind w:leftChars="400" w:left="880"/>
    </w:pPr>
  </w:style>
  <w:style w:type="paragraph" w:styleId="TOC6">
    <w:name w:val="toc 6"/>
    <w:basedOn w:val="Normal"/>
    <w:next w:val="Normal"/>
    <w:autoRedefine/>
    <w:semiHidden/>
    <w:pPr>
      <w:ind w:leftChars="500" w:left="1100"/>
    </w:pPr>
  </w:style>
  <w:style w:type="paragraph" w:styleId="TOC7">
    <w:name w:val="toc 7"/>
    <w:basedOn w:val="Normal"/>
    <w:next w:val="Normal"/>
    <w:autoRedefine/>
    <w:semiHidden/>
    <w:pPr>
      <w:ind w:leftChars="600" w:left="1320"/>
    </w:pPr>
  </w:style>
  <w:style w:type="paragraph" w:styleId="TOC8">
    <w:name w:val="toc 8"/>
    <w:basedOn w:val="Normal"/>
    <w:next w:val="Normal"/>
    <w:autoRedefine/>
    <w:semiHidden/>
    <w:pPr>
      <w:ind w:leftChars="700" w:left="1540"/>
    </w:pPr>
  </w:style>
  <w:style w:type="paragraph" w:styleId="TOC9">
    <w:name w:val="toc 9"/>
    <w:basedOn w:val="Normal"/>
    <w:next w:val="Normal"/>
    <w:autoRedefine/>
    <w:semiHidden/>
    <w:pPr>
      <w:ind w:leftChars="800" w:left="1760"/>
    </w:pPr>
  </w:style>
  <w:style w:type="paragraph" w:customStyle="1" w:styleId="SIDTE-mail">
    <w:name w:val="SIDT E-mail"/>
    <w:basedOn w:val="SIDTaffiliation"/>
    <w:next w:val="SIDTaffiliation"/>
    <w:rPr>
      <w:rFonts w:ascii="Arial" w:hAnsi="Arial"/>
      <w:sz w:val="20"/>
      <w:lang w:val="fr-FR"/>
    </w:rPr>
  </w:style>
  <w:style w:type="paragraph" w:customStyle="1" w:styleId="Figure">
    <w:name w:val="Figure"/>
    <w:basedOn w:val="Normal"/>
    <w:rsid w:val="006E2C95"/>
    <w:pPr>
      <w:spacing w:before="240"/>
      <w:jc w:val="center"/>
    </w:pPr>
    <w:rPr>
      <w:lang w:val="en-GB"/>
    </w:rPr>
  </w:style>
  <w:style w:type="paragraph" w:customStyle="1" w:styleId="Table">
    <w:name w:val="Table"/>
    <w:basedOn w:val="Normal"/>
    <w:rsid w:val="007943B9"/>
    <w:pPr>
      <w:jc w:val="center"/>
    </w:pPr>
    <w:rPr>
      <w:sz w:val="20"/>
      <w:lang w:val="en-GB"/>
    </w:rPr>
  </w:style>
  <w:style w:type="paragraph" w:customStyle="1" w:styleId="tableCaption">
    <w:name w:val="tableCaption"/>
    <w:basedOn w:val="Caption"/>
    <w:rsid w:val="007943B9"/>
    <w:pPr>
      <w:spacing w:before="240" w:after="120"/>
    </w:pPr>
    <w:rPr>
      <w:b w:val="0"/>
      <w:lang w:val="en-GB"/>
    </w:rPr>
  </w:style>
  <w:style w:type="paragraph" w:customStyle="1" w:styleId="Figurecaption">
    <w:name w:val="Figurecaption"/>
    <w:basedOn w:val="Caption"/>
    <w:rsid w:val="007943B9"/>
    <w:pPr>
      <w:spacing w:before="60"/>
    </w:pPr>
    <w:rPr>
      <w:b w:val="0"/>
      <w:lang w:val="en-GB"/>
    </w:rPr>
  </w:style>
  <w:style w:type="paragraph" w:customStyle="1" w:styleId="References">
    <w:name w:val="References"/>
    <w:basedOn w:val="Normal"/>
    <w:rsid w:val="007943B9"/>
    <w:pPr>
      <w:spacing w:after="60"/>
    </w:pPr>
    <w:rPr>
      <w:sz w:val="18"/>
      <w:lang w:val="en-GB"/>
    </w:rPr>
  </w:style>
  <w:style w:type="paragraph" w:customStyle="1" w:styleId="List1">
    <w:name w:val="List1"/>
    <w:basedOn w:val="Normal"/>
    <w:rsid w:val="00B41587"/>
    <w:pPr>
      <w:numPr>
        <w:numId w:val="1"/>
      </w:numPr>
    </w:pPr>
    <w:rPr>
      <w:lang w:val="en-GB"/>
    </w:rPr>
  </w:style>
  <w:style w:type="paragraph" w:customStyle="1" w:styleId="SIDTfirstheading">
    <w:name w:val="SIDT first heading"/>
    <w:basedOn w:val="SIDTSection"/>
    <w:rsid w:val="00890478"/>
    <w:pPr>
      <w:numPr>
        <w:numId w:val="2"/>
      </w:numPr>
      <w:spacing w:before="120" w:after="120"/>
    </w:pPr>
    <w:rPr>
      <w:sz w:val="24"/>
      <w:lang w:val="en-GB"/>
    </w:rPr>
  </w:style>
  <w:style w:type="paragraph" w:customStyle="1" w:styleId="Authore-mail">
    <w:name w:val="Author e-mail"/>
    <w:basedOn w:val="SIDTaffiliation"/>
    <w:rsid w:val="006E2C95"/>
    <w:pPr>
      <w:spacing w:before="0" w:after="120"/>
    </w:pPr>
    <w:rPr>
      <w:lang w:val="en-GB"/>
    </w:rPr>
  </w:style>
  <w:style w:type="paragraph" w:customStyle="1" w:styleId="Authoraffiliation">
    <w:name w:val="Author affiliation"/>
    <w:basedOn w:val="SIDTaffiliation"/>
    <w:rsid w:val="006E2C95"/>
    <w:rPr>
      <w:szCs w:val="22"/>
      <w:lang w:val="en-GB"/>
    </w:rPr>
  </w:style>
  <w:style w:type="paragraph" w:styleId="Signature">
    <w:name w:val="Signature"/>
    <w:basedOn w:val="Normal"/>
    <w:rsid w:val="009F2562"/>
    <w:pPr>
      <w:jc w:val="right"/>
    </w:pPr>
  </w:style>
  <w:style w:type="paragraph" w:styleId="BalloonText">
    <w:name w:val="Balloon Text"/>
    <w:basedOn w:val="Normal"/>
    <w:semiHidden/>
    <w:rsid w:val="006B0BE6"/>
    <w:rPr>
      <w:rFonts w:ascii="Tahoma" w:hAnsi="Tahoma" w:cs="Tahoma"/>
      <w:sz w:val="16"/>
      <w:szCs w:val="16"/>
    </w:rPr>
  </w:style>
  <w:style w:type="character" w:customStyle="1" w:styleId="BodyTextChar">
    <w:name w:val="Body Text Char"/>
    <w:basedOn w:val="DefaultParagraphFont"/>
    <w:link w:val="BodyText"/>
    <w:locked/>
    <w:rsid w:val="00C719DC"/>
    <w:rPr>
      <w:lang w:val="en-US" w:eastAsia="en-US" w:bidi="ar-SA"/>
    </w:rPr>
  </w:style>
  <w:style w:type="paragraph" w:styleId="BodyText">
    <w:name w:val="Body Text"/>
    <w:basedOn w:val="Normal"/>
    <w:next w:val="Normal"/>
    <w:link w:val="BodyTextChar"/>
    <w:rsid w:val="00C719DC"/>
    <w:pPr>
      <w:widowControl/>
      <w:jc w:val="left"/>
    </w:pPr>
    <w:rPr>
      <w:rFonts w:eastAsia="Times New Roman"/>
      <w:kern w:val="0"/>
      <w:sz w:val="20"/>
      <w:szCs w:val="20"/>
      <w:lang w:eastAsia="en-US"/>
    </w:rPr>
  </w:style>
  <w:style w:type="character" w:styleId="FootnoteReference">
    <w:name w:val="footnote reference"/>
    <w:basedOn w:val="DefaultParagraphFont"/>
    <w:uiPriority w:val="99"/>
    <w:semiHidden/>
    <w:rsid w:val="00123F87"/>
    <w:rPr>
      <w:vertAlign w:val="superscript"/>
    </w:rPr>
  </w:style>
  <w:style w:type="paragraph" w:customStyle="1" w:styleId="StileCorpodeltestoGiustificatoDopo005cmInterlineado">
    <w:name w:val="Stile Corpo del testo + Giustificato Dopo:  0.05 cm Interlinea do..."/>
    <w:basedOn w:val="BodyText"/>
    <w:rsid w:val="003F510A"/>
    <w:pPr>
      <w:ind w:right="26"/>
      <w:jc w:val="both"/>
    </w:pPr>
    <w:rPr>
      <w:sz w:val="22"/>
    </w:rPr>
  </w:style>
  <w:style w:type="character" w:styleId="PageNumber">
    <w:name w:val="page number"/>
    <w:basedOn w:val="DefaultParagraphFont"/>
    <w:rsid w:val="00B50ECC"/>
  </w:style>
  <w:style w:type="character" w:customStyle="1" w:styleId="DefaultChar">
    <w:name w:val="Default Char"/>
    <w:basedOn w:val="DefaultParagraphFont"/>
    <w:link w:val="Default"/>
    <w:locked/>
    <w:rsid w:val="00230C75"/>
    <w:rPr>
      <w:rFonts w:ascii="Times New Roman" w:eastAsia="Times New Roman" w:hAnsi="Times New Roman"/>
      <w:color w:val="000000"/>
      <w:sz w:val="24"/>
      <w:szCs w:val="24"/>
      <w:lang w:val="en-US" w:eastAsia="en-US" w:bidi="ar-SA"/>
    </w:rPr>
  </w:style>
  <w:style w:type="paragraph" w:customStyle="1" w:styleId="Default">
    <w:name w:val="Default"/>
    <w:link w:val="DefaultChar"/>
    <w:rsid w:val="00230C75"/>
    <w:pPr>
      <w:autoSpaceDE w:val="0"/>
      <w:autoSpaceDN w:val="0"/>
      <w:adjustRightInd w:val="0"/>
    </w:pPr>
    <w:rPr>
      <w:rFonts w:ascii="Times New Roman" w:eastAsia="Times New Roman" w:hAnsi="Times New Roman"/>
      <w:color w:val="000000"/>
      <w:sz w:val="24"/>
      <w:szCs w:val="24"/>
      <w:lang w:val="en-US" w:eastAsia="en-US"/>
    </w:rPr>
  </w:style>
  <w:style w:type="character" w:customStyle="1" w:styleId="bea-portal-theme-alibrisinvisible">
    <w:name w:val="bea-portal-theme-alibrisinvisible"/>
    <w:basedOn w:val="DefaultParagraphFont"/>
    <w:rsid w:val="00FC2409"/>
  </w:style>
  <w:style w:type="character" w:customStyle="1" w:styleId="journalhead">
    <w:name w:val="journalhead"/>
    <w:basedOn w:val="DefaultParagraphFont"/>
    <w:rsid w:val="00FC2409"/>
  </w:style>
  <w:style w:type="character" w:customStyle="1" w:styleId="booktitle">
    <w:name w:val="book_title"/>
    <w:basedOn w:val="DefaultParagraphFont"/>
    <w:rsid w:val="00FC2409"/>
  </w:style>
  <w:style w:type="character" w:customStyle="1" w:styleId="cmti-10x-x-109">
    <w:name w:val="cmti-10x-x-109"/>
    <w:basedOn w:val="DefaultParagraphFont"/>
    <w:rsid w:val="00FC2409"/>
  </w:style>
  <w:style w:type="character" w:customStyle="1" w:styleId="cmbx-10x-x-109">
    <w:name w:val="cmbx-10x-x-109"/>
    <w:basedOn w:val="DefaultParagraphFont"/>
    <w:rsid w:val="00FC2409"/>
  </w:style>
  <w:style w:type="paragraph" w:styleId="ListParagraph">
    <w:name w:val="List Paragraph"/>
    <w:basedOn w:val="Normal"/>
    <w:uiPriority w:val="34"/>
    <w:qFormat/>
    <w:rsid w:val="00D334AF"/>
    <w:pPr>
      <w:widowControl/>
      <w:spacing w:after="200" w:line="276" w:lineRule="auto"/>
      <w:ind w:left="720"/>
      <w:contextualSpacing/>
      <w:jc w:val="left"/>
    </w:pPr>
    <w:rPr>
      <w:rFonts w:eastAsiaTheme="minorHAnsi" w:cstheme="minorBidi"/>
      <w:kern w:val="0"/>
      <w:sz w:val="24"/>
      <w:szCs w:val="22"/>
      <w:lang w:val="en-CA" w:eastAsia="en-US"/>
    </w:rPr>
  </w:style>
  <w:style w:type="character" w:customStyle="1" w:styleId="FootnoteTextChar">
    <w:name w:val="Footnote Text Char"/>
    <w:basedOn w:val="DefaultParagraphFont"/>
    <w:link w:val="FootnoteText"/>
    <w:uiPriority w:val="99"/>
    <w:semiHidden/>
    <w:rsid w:val="00D958C7"/>
    <w:rPr>
      <w:rFonts w:ascii="Times New Roman" w:hAnsi="Times New Roman"/>
      <w:kern w:val="2"/>
      <w:sz w:val="22"/>
      <w:szCs w:val="24"/>
      <w:lang w:val="en-US" w:eastAsia="ja-JP"/>
    </w:rPr>
  </w:style>
  <w:style w:type="character" w:styleId="LineNumber">
    <w:name w:val="line number"/>
    <w:basedOn w:val="DefaultParagraphFont"/>
    <w:rsid w:val="003B03B8"/>
  </w:style>
  <w:style w:type="paragraph" w:customStyle="1" w:styleId="CM41">
    <w:name w:val="CM41"/>
    <w:basedOn w:val="Default"/>
    <w:next w:val="Default"/>
    <w:uiPriority w:val="99"/>
    <w:rsid w:val="00754BB7"/>
    <w:pPr>
      <w:widowControl w:val="0"/>
    </w:pPr>
    <w:rPr>
      <w:rFonts w:ascii="Myriad Pro" w:eastAsiaTheme="minorEastAsia" w:hAnsi="Myriad Pro"/>
      <w:color w:val="auto"/>
    </w:rPr>
  </w:style>
  <w:style w:type="paragraph" w:customStyle="1" w:styleId="CM11">
    <w:name w:val="CM11"/>
    <w:basedOn w:val="Default"/>
    <w:next w:val="Default"/>
    <w:uiPriority w:val="99"/>
    <w:rsid w:val="00754BB7"/>
    <w:pPr>
      <w:widowControl w:val="0"/>
      <w:spacing w:line="258" w:lineRule="atLeast"/>
    </w:pPr>
    <w:rPr>
      <w:rFonts w:ascii="Myriad Pro" w:eastAsiaTheme="minorEastAsia" w:hAnsi="Myriad Pro"/>
      <w:color w:val="auto"/>
    </w:rPr>
  </w:style>
  <w:style w:type="character" w:customStyle="1" w:styleId="HeaderChar">
    <w:name w:val="Header Char"/>
    <w:basedOn w:val="DefaultParagraphFont"/>
    <w:link w:val="Header"/>
    <w:uiPriority w:val="99"/>
    <w:rsid w:val="00754BB7"/>
    <w:rPr>
      <w:rFonts w:ascii="Times New Roman" w:hAnsi="Times New Roman"/>
      <w:kern w:val="2"/>
      <w:sz w:val="22"/>
      <w:szCs w:val="24"/>
      <w:lang w:val="en-US" w:eastAsia="ja-JP"/>
    </w:rPr>
  </w:style>
  <w:style w:type="character" w:styleId="CommentReference">
    <w:name w:val="annotation reference"/>
    <w:basedOn w:val="DefaultParagraphFont"/>
    <w:rsid w:val="00D649C2"/>
    <w:rPr>
      <w:sz w:val="16"/>
      <w:szCs w:val="16"/>
    </w:rPr>
  </w:style>
  <w:style w:type="paragraph" w:styleId="CommentSubject">
    <w:name w:val="annotation subject"/>
    <w:basedOn w:val="CommentText"/>
    <w:next w:val="CommentText"/>
    <w:link w:val="CommentSubjectChar"/>
    <w:rsid w:val="00D649C2"/>
    <w:pPr>
      <w:jc w:val="both"/>
    </w:pPr>
    <w:rPr>
      <w:b/>
      <w:bCs/>
      <w:sz w:val="20"/>
      <w:szCs w:val="20"/>
    </w:rPr>
  </w:style>
  <w:style w:type="character" w:customStyle="1" w:styleId="CommentTextChar">
    <w:name w:val="Comment Text Char"/>
    <w:basedOn w:val="DefaultParagraphFont"/>
    <w:link w:val="CommentText"/>
    <w:semiHidden/>
    <w:rsid w:val="00D649C2"/>
    <w:rPr>
      <w:rFonts w:ascii="Times New Roman" w:hAnsi="Times New Roman"/>
      <w:kern w:val="2"/>
      <w:sz w:val="22"/>
      <w:szCs w:val="24"/>
      <w:lang w:val="en-US" w:eastAsia="ja-JP"/>
    </w:rPr>
  </w:style>
  <w:style w:type="character" w:customStyle="1" w:styleId="CommentSubjectChar">
    <w:name w:val="Comment Subject Char"/>
    <w:basedOn w:val="CommentTextChar"/>
    <w:link w:val="CommentSubject"/>
    <w:rsid w:val="00D649C2"/>
    <w:rPr>
      <w:rFonts w:ascii="Times New Roman" w:hAnsi="Times New Roman"/>
      <w:b/>
      <w:bCs/>
      <w:kern w:val="2"/>
      <w:sz w:val="22"/>
      <w:szCs w:val="24"/>
      <w:lang w:val="en-US" w:eastAsia="ja-JP"/>
    </w:rPr>
  </w:style>
  <w:style w:type="character" w:customStyle="1" w:styleId="apple-converted-space">
    <w:name w:val="apple-converted-space"/>
    <w:basedOn w:val="DefaultParagraphFont"/>
    <w:rsid w:val="00036E53"/>
  </w:style>
  <w:style w:type="table" w:styleId="TableGrid">
    <w:name w:val="Table Grid"/>
    <w:basedOn w:val="TableNormal"/>
    <w:uiPriority w:val="39"/>
    <w:rsid w:val="00C02A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eyword">
    <w:name w:val="keyword"/>
    <w:basedOn w:val="DefaultParagraphFont"/>
    <w:rsid w:val="00DA7430"/>
  </w:style>
  <w:style w:type="paragraph" w:styleId="Revision">
    <w:name w:val="Revision"/>
    <w:hidden/>
    <w:uiPriority w:val="99"/>
    <w:semiHidden/>
    <w:rsid w:val="00794D39"/>
    <w:rPr>
      <w:rFonts w:ascii="Times New Roman" w:hAnsi="Times New Roman"/>
      <w:kern w:val="2"/>
      <w:sz w:val="22"/>
      <w:szCs w:val="24"/>
      <w:lang w:val="en-US" w:eastAsia="ja-JP"/>
    </w:rPr>
  </w:style>
  <w:style w:type="character" w:styleId="FollowedHyperlink">
    <w:name w:val="FollowedHyperlink"/>
    <w:basedOn w:val="DefaultParagraphFont"/>
    <w:semiHidden/>
    <w:unhideWhenUsed/>
    <w:rsid w:val="001879CE"/>
    <w:rPr>
      <w:color w:val="800080" w:themeColor="followedHyperlink"/>
      <w:u w:val="single"/>
    </w:rPr>
  </w:style>
  <w:style w:type="character" w:customStyle="1" w:styleId="selectable">
    <w:name w:val="selectable"/>
    <w:basedOn w:val="DefaultParagraphFont"/>
    <w:rsid w:val="00696F17"/>
  </w:style>
  <w:style w:type="character" w:styleId="Emphasis">
    <w:name w:val="Emphasis"/>
    <w:basedOn w:val="DefaultParagraphFont"/>
    <w:uiPriority w:val="20"/>
    <w:qFormat/>
    <w:rsid w:val="006B00A0"/>
    <w:rPr>
      <w:i/>
      <w:iCs/>
    </w:rPr>
  </w:style>
  <w:style w:type="character" w:styleId="Strong">
    <w:name w:val="Strong"/>
    <w:basedOn w:val="DefaultParagraphFont"/>
    <w:uiPriority w:val="22"/>
    <w:qFormat/>
    <w:rsid w:val="00EE2327"/>
    <w:rPr>
      <w:b/>
      <w:bCs/>
    </w:rPr>
  </w:style>
  <w:style w:type="character" w:customStyle="1" w:styleId="A3">
    <w:name w:val="A3"/>
    <w:uiPriority w:val="99"/>
    <w:rsid w:val="0074510D"/>
    <w:rPr>
      <w:rFonts w:cs="Berling Roman"/>
      <w:color w:val="211D1E"/>
      <w:sz w:val="16"/>
      <w:szCs w:val="16"/>
    </w:rPr>
  </w:style>
  <w:style w:type="table" w:styleId="PlainTable2">
    <w:name w:val="Plain Table 2"/>
    <w:basedOn w:val="TableNormal"/>
    <w:rsid w:val="007F2375"/>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
    <w:name w:val="Unresolved Mention"/>
    <w:basedOn w:val="DefaultParagraphFont"/>
    <w:uiPriority w:val="99"/>
    <w:semiHidden/>
    <w:unhideWhenUsed/>
    <w:rsid w:val="001E50C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51569">
      <w:bodyDiv w:val="1"/>
      <w:marLeft w:val="0"/>
      <w:marRight w:val="0"/>
      <w:marTop w:val="0"/>
      <w:marBottom w:val="0"/>
      <w:divBdr>
        <w:top w:val="none" w:sz="0" w:space="0" w:color="auto"/>
        <w:left w:val="none" w:sz="0" w:space="0" w:color="auto"/>
        <w:bottom w:val="none" w:sz="0" w:space="0" w:color="auto"/>
        <w:right w:val="none" w:sz="0" w:space="0" w:color="auto"/>
      </w:divBdr>
      <w:divsChild>
        <w:div w:id="187912054">
          <w:marLeft w:val="0"/>
          <w:marRight w:val="0"/>
          <w:marTop w:val="0"/>
          <w:marBottom w:val="0"/>
          <w:divBdr>
            <w:top w:val="none" w:sz="0" w:space="0" w:color="auto"/>
            <w:left w:val="none" w:sz="0" w:space="0" w:color="auto"/>
            <w:bottom w:val="none" w:sz="0" w:space="0" w:color="auto"/>
            <w:right w:val="none" w:sz="0" w:space="0" w:color="auto"/>
          </w:divBdr>
        </w:div>
        <w:div w:id="995761094">
          <w:marLeft w:val="0"/>
          <w:marRight w:val="0"/>
          <w:marTop w:val="0"/>
          <w:marBottom w:val="0"/>
          <w:divBdr>
            <w:top w:val="none" w:sz="0" w:space="0" w:color="auto"/>
            <w:left w:val="none" w:sz="0" w:space="0" w:color="auto"/>
            <w:bottom w:val="none" w:sz="0" w:space="0" w:color="auto"/>
            <w:right w:val="none" w:sz="0" w:space="0" w:color="auto"/>
          </w:divBdr>
        </w:div>
      </w:divsChild>
    </w:div>
    <w:div w:id="14430362">
      <w:bodyDiv w:val="1"/>
      <w:marLeft w:val="0"/>
      <w:marRight w:val="0"/>
      <w:marTop w:val="0"/>
      <w:marBottom w:val="0"/>
      <w:divBdr>
        <w:top w:val="none" w:sz="0" w:space="0" w:color="auto"/>
        <w:left w:val="none" w:sz="0" w:space="0" w:color="auto"/>
        <w:bottom w:val="none" w:sz="0" w:space="0" w:color="auto"/>
        <w:right w:val="none" w:sz="0" w:space="0" w:color="auto"/>
      </w:divBdr>
    </w:div>
    <w:div w:id="25912890">
      <w:bodyDiv w:val="1"/>
      <w:marLeft w:val="0"/>
      <w:marRight w:val="0"/>
      <w:marTop w:val="0"/>
      <w:marBottom w:val="0"/>
      <w:divBdr>
        <w:top w:val="none" w:sz="0" w:space="0" w:color="auto"/>
        <w:left w:val="none" w:sz="0" w:space="0" w:color="auto"/>
        <w:bottom w:val="none" w:sz="0" w:space="0" w:color="auto"/>
        <w:right w:val="none" w:sz="0" w:space="0" w:color="auto"/>
      </w:divBdr>
    </w:div>
    <w:div w:id="75706973">
      <w:bodyDiv w:val="1"/>
      <w:marLeft w:val="0"/>
      <w:marRight w:val="0"/>
      <w:marTop w:val="0"/>
      <w:marBottom w:val="0"/>
      <w:divBdr>
        <w:top w:val="none" w:sz="0" w:space="0" w:color="auto"/>
        <w:left w:val="none" w:sz="0" w:space="0" w:color="auto"/>
        <w:bottom w:val="none" w:sz="0" w:space="0" w:color="auto"/>
        <w:right w:val="none" w:sz="0" w:space="0" w:color="auto"/>
      </w:divBdr>
    </w:div>
    <w:div w:id="125392975">
      <w:bodyDiv w:val="1"/>
      <w:marLeft w:val="0"/>
      <w:marRight w:val="0"/>
      <w:marTop w:val="0"/>
      <w:marBottom w:val="0"/>
      <w:divBdr>
        <w:top w:val="none" w:sz="0" w:space="0" w:color="auto"/>
        <w:left w:val="none" w:sz="0" w:space="0" w:color="auto"/>
        <w:bottom w:val="none" w:sz="0" w:space="0" w:color="auto"/>
        <w:right w:val="none" w:sz="0" w:space="0" w:color="auto"/>
      </w:divBdr>
    </w:div>
    <w:div w:id="212161847">
      <w:bodyDiv w:val="1"/>
      <w:marLeft w:val="0"/>
      <w:marRight w:val="0"/>
      <w:marTop w:val="0"/>
      <w:marBottom w:val="0"/>
      <w:divBdr>
        <w:top w:val="none" w:sz="0" w:space="0" w:color="auto"/>
        <w:left w:val="none" w:sz="0" w:space="0" w:color="auto"/>
        <w:bottom w:val="none" w:sz="0" w:space="0" w:color="auto"/>
        <w:right w:val="none" w:sz="0" w:space="0" w:color="auto"/>
      </w:divBdr>
    </w:div>
    <w:div w:id="242491661">
      <w:bodyDiv w:val="1"/>
      <w:marLeft w:val="0"/>
      <w:marRight w:val="0"/>
      <w:marTop w:val="0"/>
      <w:marBottom w:val="0"/>
      <w:divBdr>
        <w:top w:val="none" w:sz="0" w:space="0" w:color="auto"/>
        <w:left w:val="none" w:sz="0" w:space="0" w:color="auto"/>
        <w:bottom w:val="none" w:sz="0" w:space="0" w:color="auto"/>
        <w:right w:val="none" w:sz="0" w:space="0" w:color="auto"/>
      </w:divBdr>
    </w:div>
    <w:div w:id="338000763">
      <w:bodyDiv w:val="1"/>
      <w:marLeft w:val="0"/>
      <w:marRight w:val="0"/>
      <w:marTop w:val="0"/>
      <w:marBottom w:val="0"/>
      <w:divBdr>
        <w:top w:val="none" w:sz="0" w:space="0" w:color="auto"/>
        <w:left w:val="none" w:sz="0" w:space="0" w:color="auto"/>
        <w:bottom w:val="none" w:sz="0" w:space="0" w:color="auto"/>
        <w:right w:val="none" w:sz="0" w:space="0" w:color="auto"/>
      </w:divBdr>
    </w:div>
    <w:div w:id="375200379">
      <w:bodyDiv w:val="1"/>
      <w:marLeft w:val="0"/>
      <w:marRight w:val="0"/>
      <w:marTop w:val="0"/>
      <w:marBottom w:val="0"/>
      <w:divBdr>
        <w:top w:val="none" w:sz="0" w:space="0" w:color="auto"/>
        <w:left w:val="none" w:sz="0" w:space="0" w:color="auto"/>
        <w:bottom w:val="none" w:sz="0" w:space="0" w:color="auto"/>
        <w:right w:val="none" w:sz="0" w:space="0" w:color="auto"/>
      </w:divBdr>
    </w:div>
    <w:div w:id="451555726">
      <w:bodyDiv w:val="1"/>
      <w:marLeft w:val="0"/>
      <w:marRight w:val="0"/>
      <w:marTop w:val="0"/>
      <w:marBottom w:val="0"/>
      <w:divBdr>
        <w:top w:val="none" w:sz="0" w:space="0" w:color="auto"/>
        <w:left w:val="none" w:sz="0" w:space="0" w:color="auto"/>
        <w:bottom w:val="none" w:sz="0" w:space="0" w:color="auto"/>
        <w:right w:val="none" w:sz="0" w:space="0" w:color="auto"/>
      </w:divBdr>
    </w:div>
    <w:div w:id="476604322">
      <w:bodyDiv w:val="1"/>
      <w:marLeft w:val="0"/>
      <w:marRight w:val="0"/>
      <w:marTop w:val="0"/>
      <w:marBottom w:val="0"/>
      <w:divBdr>
        <w:top w:val="none" w:sz="0" w:space="0" w:color="auto"/>
        <w:left w:val="none" w:sz="0" w:space="0" w:color="auto"/>
        <w:bottom w:val="none" w:sz="0" w:space="0" w:color="auto"/>
        <w:right w:val="none" w:sz="0" w:space="0" w:color="auto"/>
      </w:divBdr>
    </w:div>
    <w:div w:id="504904746">
      <w:bodyDiv w:val="1"/>
      <w:marLeft w:val="0"/>
      <w:marRight w:val="0"/>
      <w:marTop w:val="0"/>
      <w:marBottom w:val="0"/>
      <w:divBdr>
        <w:top w:val="none" w:sz="0" w:space="0" w:color="auto"/>
        <w:left w:val="none" w:sz="0" w:space="0" w:color="auto"/>
        <w:bottom w:val="none" w:sz="0" w:space="0" w:color="auto"/>
        <w:right w:val="none" w:sz="0" w:space="0" w:color="auto"/>
      </w:divBdr>
    </w:div>
    <w:div w:id="515965266">
      <w:bodyDiv w:val="1"/>
      <w:marLeft w:val="0"/>
      <w:marRight w:val="0"/>
      <w:marTop w:val="0"/>
      <w:marBottom w:val="0"/>
      <w:divBdr>
        <w:top w:val="none" w:sz="0" w:space="0" w:color="auto"/>
        <w:left w:val="none" w:sz="0" w:space="0" w:color="auto"/>
        <w:bottom w:val="none" w:sz="0" w:space="0" w:color="auto"/>
        <w:right w:val="none" w:sz="0" w:space="0" w:color="auto"/>
      </w:divBdr>
    </w:div>
    <w:div w:id="523634575">
      <w:bodyDiv w:val="1"/>
      <w:marLeft w:val="0"/>
      <w:marRight w:val="0"/>
      <w:marTop w:val="0"/>
      <w:marBottom w:val="0"/>
      <w:divBdr>
        <w:top w:val="none" w:sz="0" w:space="0" w:color="auto"/>
        <w:left w:val="none" w:sz="0" w:space="0" w:color="auto"/>
        <w:bottom w:val="none" w:sz="0" w:space="0" w:color="auto"/>
        <w:right w:val="none" w:sz="0" w:space="0" w:color="auto"/>
      </w:divBdr>
    </w:div>
    <w:div w:id="635257444">
      <w:bodyDiv w:val="1"/>
      <w:marLeft w:val="0"/>
      <w:marRight w:val="0"/>
      <w:marTop w:val="0"/>
      <w:marBottom w:val="0"/>
      <w:divBdr>
        <w:top w:val="none" w:sz="0" w:space="0" w:color="auto"/>
        <w:left w:val="none" w:sz="0" w:space="0" w:color="auto"/>
        <w:bottom w:val="none" w:sz="0" w:space="0" w:color="auto"/>
        <w:right w:val="none" w:sz="0" w:space="0" w:color="auto"/>
      </w:divBdr>
      <w:divsChild>
        <w:div w:id="295334250">
          <w:marLeft w:val="0"/>
          <w:marRight w:val="0"/>
          <w:marTop w:val="0"/>
          <w:marBottom w:val="0"/>
          <w:divBdr>
            <w:top w:val="none" w:sz="0" w:space="0" w:color="auto"/>
            <w:left w:val="none" w:sz="0" w:space="0" w:color="auto"/>
            <w:bottom w:val="none" w:sz="0" w:space="0" w:color="auto"/>
            <w:right w:val="none" w:sz="0" w:space="0" w:color="auto"/>
          </w:divBdr>
          <w:divsChild>
            <w:div w:id="1735277045">
              <w:marLeft w:val="0"/>
              <w:marRight w:val="0"/>
              <w:marTop w:val="100"/>
              <w:marBottom w:val="100"/>
              <w:divBdr>
                <w:top w:val="none" w:sz="0" w:space="0" w:color="auto"/>
                <w:left w:val="none" w:sz="0" w:space="0" w:color="auto"/>
                <w:bottom w:val="none" w:sz="0" w:space="0" w:color="auto"/>
                <w:right w:val="none" w:sz="0" w:space="0" w:color="auto"/>
              </w:divBdr>
              <w:divsChild>
                <w:div w:id="1307658821">
                  <w:marLeft w:val="0"/>
                  <w:marRight w:val="0"/>
                  <w:marTop w:val="0"/>
                  <w:marBottom w:val="0"/>
                  <w:divBdr>
                    <w:top w:val="none" w:sz="0" w:space="0" w:color="auto"/>
                    <w:left w:val="none" w:sz="0" w:space="0" w:color="auto"/>
                    <w:bottom w:val="none" w:sz="0" w:space="0" w:color="auto"/>
                    <w:right w:val="none" w:sz="0" w:space="0" w:color="auto"/>
                  </w:divBdr>
                  <w:divsChild>
                    <w:div w:id="1055544344">
                      <w:marLeft w:val="0"/>
                      <w:marRight w:val="0"/>
                      <w:marTop w:val="0"/>
                      <w:marBottom w:val="0"/>
                      <w:divBdr>
                        <w:top w:val="none" w:sz="0" w:space="0" w:color="auto"/>
                        <w:left w:val="none" w:sz="0" w:space="0" w:color="auto"/>
                        <w:bottom w:val="none" w:sz="0" w:space="0" w:color="auto"/>
                        <w:right w:val="none" w:sz="0" w:space="0" w:color="auto"/>
                      </w:divBdr>
                      <w:divsChild>
                        <w:div w:id="2115593431">
                          <w:marLeft w:val="0"/>
                          <w:marRight w:val="0"/>
                          <w:marTop w:val="0"/>
                          <w:marBottom w:val="0"/>
                          <w:divBdr>
                            <w:top w:val="none" w:sz="0" w:space="0" w:color="auto"/>
                            <w:left w:val="none" w:sz="0" w:space="0" w:color="auto"/>
                            <w:bottom w:val="none" w:sz="0" w:space="0" w:color="auto"/>
                            <w:right w:val="none" w:sz="0" w:space="0" w:color="auto"/>
                          </w:divBdr>
                          <w:divsChild>
                            <w:div w:id="1953127087">
                              <w:marLeft w:val="0"/>
                              <w:marRight w:val="0"/>
                              <w:marTop w:val="0"/>
                              <w:marBottom w:val="0"/>
                              <w:divBdr>
                                <w:top w:val="none" w:sz="0" w:space="0" w:color="auto"/>
                                <w:left w:val="none" w:sz="0" w:space="0" w:color="auto"/>
                                <w:bottom w:val="none" w:sz="0" w:space="0" w:color="auto"/>
                                <w:right w:val="none" w:sz="0" w:space="0" w:color="auto"/>
                              </w:divBdr>
                              <w:divsChild>
                                <w:div w:id="1432357598">
                                  <w:marLeft w:val="0"/>
                                  <w:marRight w:val="0"/>
                                  <w:marTop w:val="100"/>
                                  <w:marBottom w:val="100"/>
                                  <w:divBdr>
                                    <w:top w:val="none" w:sz="0" w:space="0" w:color="auto"/>
                                    <w:left w:val="none" w:sz="0" w:space="0" w:color="auto"/>
                                    <w:bottom w:val="none" w:sz="0" w:space="0" w:color="auto"/>
                                    <w:right w:val="none" w:sz="0" w:space="0" w:color="auto"/>
                                  </w:divBdr>
                                  <w:divsChild>
                                    <w:div w:id="581597905">
                                      <w:marLeft w:val="0"/>
                                      <w:marRight w:val="0"/>
                                      <w:marTop w:val="0"/>
                                      <w:marBottom w:val="480"/>
                                      <w:divBdr>
                                        <w:top w:val="none" w:sz="0" w:space="0" w:color="auto"/>
                                        <w:left w:val="none" w:sz="0" w:space="0" w:color="auto"/>
                                        <w:bottom w:val="none" w:sz="0" w:space="0" w:color="auto"/>
                                        <w:right w:val="none" w:sz="0" w:space="0" w:color="auto"/>
                                      </w:divBdr>
                                      <w:divsChild>
                                        <w:div w:id="344786608">
                                          <w:marLeft w:val="0"/>
                                          <w:marRight w:val="0"/>
                                          <w:marTop w:val="0"/>
                                          <w:marBottom w:val="0"/>
                                          <w:divBdr>
                                            <w:top w:val="none" w:sz="0" w:space="0" w:color="auto"/>
                                            <w:left w:val="none" w:sz="0" w:space="0" w:color="auto"/>
                                            <w:bottom w:val="none" w:sz="0" w:space="0" w:color="auto"/>
                                            <w:right w:val="none" w:sz="0" w:space="0" w:color="auto"/>
                                          </w:divBdr>
                                        </w:div>
                                        <w:div w:id="1207447562">
                                          <w:marLeft w:val="0"/>
                                          <w:marRight w:val="0"/>
                                          <w:marTop w:val="0"/>
                                          <w:marBottom w:val="0"/>
                                          <w:divBdr>
                                            <w:top w:val="none" w:sz="0" w:space="0" w:color="auto"/>
                                            <w:left w:val="none" w:sz="0" w:space="0" w:color="auto"/>
                                            <w:bottom w:val="none" w:sz="0" w:space="0" w:color="auto"/>
                                            <w:right w:val="none" w:sz="0" w:space="0" w:color="auto"/>
                                          </w:divBdr>
                                        </w:div>
                                        <w:div w:id="130411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5195294">
      <w:bodyDiv w:val="1"/>
      <w:marLeft w:val="0"/>
      <w:marRight w:val="0"/>
      <w:marTop w:val="0"/>
      <w:marBottom w:val="0"/>
      <w:divBdr>
        <w:top w:val="none" w:sz="0" w:space="0" w:color="auto"/>
        <w:left w:val="none" w:sz="0" w:space="0" w:color="auto"/>
        <w:bottom w:val="none" w:sz="0" w:space="0" w:color="auto"/>
        <w:right w:val="none" w:sz="0" w:space="0" w:color="auto"/>
      </w:divBdr>
    </w:div>
    <w:div w:id="832405409">
      <w:bodyDiv w:val="1"/>
      <w:marLeft w:val="0"/>
      <w:marRight w:val="0"/>
      <w:marTop w:val="0"/>
      <w:marBottom w:val="0"/>
      <w:divBdr>
        <w:top w:val="none" w:sz="0" w:space="0" w:color="auto"/>
        <w:left w:val="none" w:sz="0" w:space="0" w:color="auto"/>
        <w:bottom w:val="none" w:sz="0" w:space="0" w:color="auto"/>
        <w:right w:val="none" w:sz="0" w:space="0" w:color="auto"/>
      </w:divBdr>
    </w:div>
    <w:div w:id="874002949">
      <w:bodyDiv w:val="1"/>
      <w:marLeft w:val="0"/>
      <w:marRight w:val="0"/>
      <w:marTop w:val="0"/>
      <w:marBottom w:val="0"/>
      <w:divBdr>
        <w:top w:val="none" w:sz="0" w:space="0" w:color="auto"/>
        <w:left w:val="none" w:sz="0" w:space="0" w:color="auto"/>
        <w:bottom w:val="none" w:sz="0" w:space="0" w:color="auto"/>
        <w:right w:val="none" w:sz="0" w:space="0" w:color="auto"/>
      </w:divBdr>
    </w:div>
    <w:div w:id="923221664">
      <w:bodyDiv w:val="1"/>
      <w:marLeft w:val="0"/>
      <w:marRight w:val="0"/>
      <w:marTop w:val="0"/>
      <w:marBottom w:val="0"/>
      <w:divBdr>
        <w:top w:val="none" w:sz="0" w:space="0" w:color="auto"/>
        <w:left w:val="none" w:sz="0" w:space="0" w:color="auto"/>
        <w:bottom w:val="none" w:sz="0" w:space="0" w:color="auto"/>
        <w:right w:val="none" w:sz="0" w:space="0" w:color="auto"/>
      </w:divBdr>
    </w:div>
    <w:div w:id="1032194215">
      <w:bodyDiv w:val="1"/>
      <w:marLeft w:val="0"/>
      <w:marRight w:val="0"/>
      <w:marTop w:val="0"/>
      <w:marBottom w:val="0"/>
      <w:divBdr>
        <w:top w:val="none" w:sz="0" w:space="0" w:color="auto"/>
        <w:left w:val="none" w:sz="0" w:space="0" w:color="auto"/>
        <w:bottom w:val="none" w:sz="0" w:space="0" w:color="auto"/>
        <w:right w:val="none" w:sz="0" w:space="0" w:color="auto"/>
      </w:divBdr>
      <w:divsChild>
        <w:div w:id="1457063437">
          <w:marLeft w:val="0"/>
          <w:marRight w:val="0"/>
          <w:marTop w:val="0"/>
          <w:marBottom w:val="0"/>
          <w:divBdr>
            <w:top w:val="none" w:sz="0" w:space="0" w:color="auto"/>
            <w:left w:val="none" w:sz="0" w:space="0" w:color="auto"/>
            <w:bottom w:val="none" w:sz="0" w:space="0" w:color="auto"/>
            <w:right w:val="none" w:sz="0" w:space="0" w:color="auto"/>
          </w:divBdr>
          <w:divsChild>
            <w:div w:id="150411768">
              <w:marLeft w:val="0"/>
              <w:marRight w:val="0"/>
              <w:marTop w:val="100"/>
              <w:marBottom w:val="100"/>
              <w:divBdr>
                <w:top w:val="none" w:sz="0" w:space="0" w:color="auto"/>
                <w:left w:val="none" w:sz="0" w:space="0" w:color="auto"/>
                <w:bottom w:val="none" w:sz="0" w:space="0" w:color="auto"/>
                <w:right w:val="none" w:sz="0" w:space="0" w:color="auto"/>
              </w:divBdr>
              <w:divsChild>
                <w:div w:id="1795175151">
                  <w:marLeft w:val="0"/>
                  <w:marRight w:val="0"/>
                  <w:marTop w:val="0"/>
                  <w:marBottom w:val="0"/>
                  <w:divBdr>
                    <w:top w:val="none" w:sz="0" w:space="0" w:color="auto"/>
                    <w:left w:val="none" w:sz="0" w:space="0" w:color="auto"/>
                    <w:bottom w:val="none" w:sz="0" w:space="0" w:color="auto"/>
                    <w:right w:val="none" w:sz="0" w:space="0" w:color="auto"/>
                  </w:divBdr>
                  <w:divsChild>
                    <w:div w:id="717046238">
                      <w:marLeft w:val="0"/>
                      <w:marRight w:val="0"/>
                      <w:marTop w:val="0"/>
                      <w:marBottom w:val="0"/>
                      <w:divBdr>
                        <w:top w:val="none" w:sz="0" w:space="0" w:color="auto"/>
                        <w:left w:val="none" w:sz="0" w:space="0" w:color="auto"/>
                        <w:bottom w:val="none" w:sz="0" w:space="0" w:color="auto"/>
                        <w:right w:val="none" w:sz="0" w:space="0" w:color="auto"/>
                      </w:divBdr>
                      <w:divsChild>
                        <w:div w:id="2060090625">
                          <w:marLeft w:val="0"/>
                          <w:marRight w:val="0"/>
                          <w:marTop w:val="0"/>
                          <w:marBottom w:val="0"/>
                          <w:divBdr>
                            <w:top w:val="none" w:sz="0" w:space="0" w:color="auto"/>
                            <w:left w:val="none" w:sz="0" w:space="0" w:color="auto"/>
                            <w:bottom w:val="none" w:sz="0" w:space="0" w:color="auto"/>
                            <w:right w:val="none" w:sz="0" w:space="0" w:color="auto"/>
                          </w:divBdr>
                          <w:divsChild>
                            <w:div w:id="2136171183">
                              <w:marLeft w:val="0"/>
                              <w:marRight w:val="0"/>
                              <w:marTop w:val="0"/>
                              <w:marBottom w:val="0"/>
                              <w:divBdr>
                                <w:top w:val="none" w:sz="0" w:space="0" w:color="auto"/>
                                <w:left w:val="none" w:sz="0" w:space="0" w:color="auto"/>
                                <w:bottom w:val="none" w:sz="0" w:space="0" w:color="auto"/>
                                <w:right w:val="none" w:sz="0" w:space="0" w:color="auto"/>
                              </w:divBdr>
                              <w:divsChild>
                                <w:div w:id="1194998371">
                                  <w:marLeft w:val="0"/>
                                  <w:marRight w:val="0"/>
                                  <w:marTop w:val="100"/>
                                  <w:marBottom w:val="100"/>
                                  <w:divBdr>
                                    <w:top w:val="none" w:sz="0" w:space="0" w:color="auto"/>
                                    <w:left w:val="none" w:sz="0" w:space="0" w:color="auto"/>
                                    <w:bottom w:val="none" w:sz="0" w:space="0" w:color="auto"/>
                                    <w:right w:val="none" w:sz="0" w:space="0" w:color="auto"/>
                                  </w:divBdr>
                                  <w:divsChild>
                                    <w:div w:id="1915552640">
                                      <w:marLeft w:val="0"/>
                                      <w:marRight w:val="0"/>
                                      <w:marTop w:val="0"/>
                                      <w:marBottom w:val="480"/>
                                      <w:divBdr>
                                        <w:top w:val="none" w:sz="0" w:space="0" w:color="auto"/>
                                        <w:left w:val="none" w:sz="0" w:space="0" w:color="auto"/>
                                        <w:bottom w:val="none" w:sz="0" w:space="0" w:color="auto"/>
                                        <w:right w:val="none" w:sz="0" w:space="0" w:color="auto"/>
                                      </w:divBdr>
                                      <w:divsChild>
                                        <w:div w:id="293949444">
                                          <w:marLeft w:val="0"/>
                                          <w:marRight w:val="0"/>
                                          <w:marTop w:val="0"/>
                                          <w:marBottom w:val="0"/>
                                          <w:divBdr>
                                            <w:top w:val="none" w:sz="0" w:space="0" w:color="auto"/>
                                            <w:left w:val="none" w:sz="0" w:space="0" w:color="auto"/>
                                            <w:bottom w:val="none" w:sz="0" w:space="0" w:color="auto"/>
                                            <w:right w:val="none" w:sz="0" w:space="0" w:color="auto"/>
                                          </w:divBdr>
                                        </w:div>
                                        <w:div w:id="148735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5031953">
      <w:bodyDiv w:val="1"/>
      <w:marLeft w:val="0"/>
      <w:marRight w:val="0"/>
      <w:marTop w:val="0"/>
      <w:marBottom w:val="0"/>
      <w:divBdr>
        <w:top w:val="none" w:sz="0" w:space="0" w:color="auto"/>
        <w:left w:val="none" w:sz="0" w:space="0" w:color="auto"/>
        <w:bottom w:val="none" w:sz="0" w:space="0" w:color="auto"/>
        <w:right w:val="none" w:sz="0" w:space="0" w:color="auto"/>
      </w:divBdr>
    </w:div>
    <w:div w:id="1155873724">
      <w:bodyDiv w:val="1"/>
      <w:marLeft w:val="0"/>
      <w:marRight w:val="0"/>
      <w:marTop w:val="0"/>
      <w:marBottom w:val="0"/>
      <w:divBdr>
        <w:top w:val="none" w:sz="0" w:space="0" w:color="auto"/>
        <w:left w:val="none" w:sz="0" w:space="0" w:color="auto"/>
        <w:bottom w:val="none" w:sz="0" w:space="0" w:color="auto"/>
        <w:right w:val="none" w:sz="0" w:space="0" w:color="auto"/>
      </w:divBdr>
    </w:div>
    <w:div w:id="1227885404">
      <w:bodyDiv w:val="1"/>
      <w:marLeft w:val="0"/>
      <w:marRight w:val="0"/>
      <w:marTop w:val="0"/>
      <w:marBottom w:val="0"/>
      <w:divBdr>
        <w:top w:val="none" w:sz="0" w:space="0" w:color="auto"/>
        <w:left w:val="none" w:sz="0" w:space="0" w:color="auto"/>
        <w:bottom w:val="none" w:sz="0" w:space="0" w:color="auto"/>
        <w:right w:val="none" w:sz="0" w:space="0" w:color="auto"/>
      </w:divBdr>
      <w:divsChild>
        <w:div w:id="1526868067">
          <w:marLeft w:val="0"/>
          <w:marRight w:val="0"/>
          <w:marTop w:val="0"/>
          <w:marBottom w:val="0"/>
          <w:divBdr>
            <w:top w:val="none" w:sz="0" w:space="0" w:color="auto"/>
            <w:left w:val="none" w:sz="0" w:space="0" w:color="auto"/>
            <w:bottom w:val="none" w:sz="0" w:space="0" w:color="auto"/>
            <w:right w:val="none" w:sz="0" w:space="0" w:color="auto"/>
          </w:divBdr>
        </w:div>
        <w:div w:id="35083124">
          <w:marLeft w:val="0"/>
          <w:marRight w:val="0"/>
          <w:marTop w:val="0"/>
          <w:marBottom w:val="0"/>
          <w:divBdr>
            <w:top w:val="none" w:sz="0" w:space="0" w:color="auto"/>
            <w:left w:val="none" w:sz="0" w:space="0" w:color="auto"/>
            <w:bottom w:val="none" w:sz="0" w:space="0" w:color="auto"/>
            <w:right w:val="none" w:sz="0" w:space="0" w:color="auto"/>
          </w:divBdr>
        </w:div>
        <w:div w:id="902372286">
          <w:marLeft w:val="0"/>
          <w:marRight w:val="0"/>
          <w:marTop w:val="0"/>
          <w:marBottom w:val="0"/>
          <w:divBdr>
            <w:top w:val="none" w:sz="0" w:space="0" w:color="auto"/>
            <w:left w:val="none" w:sz="0" w:space="0" w:color="auto"/>
            <w:bottom w:val="none" w:sz="0" w:space="0" w:color="auto"/>
            <w:right w:val="none" w:sz="0" w:space="0" w:color="auto"/>
          </w:divBdr>
        </w:div>
        <w:div w:id="1646003752">
          <w:marLeft w:val="0"/>
          <w:marRight w:val="0"/>
          <w:marTop w:val="0"/>
          <w:marBottom w:val="0"/>
          <w:divBdr>
            <w:top w:val="none" w:sz="0" w:space="0" w:color="auto"/>
            <w:left w:val="none" w:sz="0" w:space="0" w:color="auto"/>
            <w:bottom w:val="none" w:sz="0" w:space="0" w:color="auto"/>
            <w:right w:val="none" w:sz="0" w:space="0" w:color="auto"/>
          </w:divBdr>
        </w:div>
      </w:divsChild>
    </w:div>
    <w:div w:id="1250652638">
      <w:bodyDiv w:val="1"/>
      <w:marLeft w:val="0"/>
      <w:marRight w:val="0"/>
      <w:marTop w:val="0"/>
      <w:marBottom w:val="0"/>
      <w:divBdr>
        <w:top w:val="none" w:sz="0" w:space="0" w:color="auto"/>
        <w:left w:val="none" w:sz="0" w:space="0" w:color="auto"/>
        <w:bottom w:val="none" w:sz="0" w:space="0" w:color="auto"/>
        <w:right w:val="none" w:sz="0" w:space="0" w:color="auto"/>
      </w:divBdr>
    </w:div>
    <w:div w:id="1340698431">
      <w:bodyDiv w:val="1"/>
      <w:marLeft w:val="0"/>
      <w:marRight w:val="0"/>
      <w:marTop w:val="0"/>
      <w:marBottom w:val="0"/>
      <w:divBdr>
        <w:top w:val="none" w:sz="0" w:space="0" w:color="auto"/>
        <w:left w:val="none" w:sz="0" w:space="0" w:color="auto"/>
        <w:bottom w:val="none" w:sz="0" w:space="0" w:color="auto"/>
        <w:right w:val="none" w:sz="0" w:space="0" w:color="auto"/>
      </w:divBdr>
    </w:div>
    <w:div w:id="1344550678">
      <w:bodyDiv w:val="1"/>
      <w:marLeft w:val="0"/>
      <w:marRight w:val="0"/>
      <w:marTop w:val="0"/>
      <w:marBottom w:val="0"/>
      <w:divBdr>
        <w:top w:val="none" w:sz="0" w:space="0" w:color="auto"/>
        <w:left w:val="none" w:sz="0" w:space="0" w:color="auto"/>
        <w:bottom w:val="none" w:sz="0" w:space="0" w:color="auto"/>
        <w:right w:val="none" w:sz="0" w:space="0" w:color="auto"/>
      </w:divBdr>
    </w:div>
    <w:div w:id="1458454291">
      <w:bodyDiv w:val="1"/>
      <w:marLeft w:val="0"/>
      <w:marRight w:val="0"/>
      <w:marTop w:val="0"/>
      <w:marBottom w:val="0"/>
      <w:divBdr>
        <w:top w:val="none" w:sz="0" w:space="0" w:color="auto"/>
        <w:left w:val="none" w:sz="0" w:space="0" w:color="auto"/>
        <w:bottom w:val="none" w:sz="0" w:space="0" w:color="auto"/>
        <w:right w:val="none" w:sz="0" w:space="0" w:color="auto"/>
      </w:divBdr>
    </w:div>
    <w:div w:id="1476412373">
      <w:bodyDiv w:val="1"/>
      <w:marLeft w:val="0"/>
      <w:marRight w:val="0"/>
      <w:marTop w:val="0"/>
      <w:marBottom w:val="0"/>
      <w:divBdr>
        <w:top w:val="none" w:sz="0" w:space="0" w:color="auto"/>
        <w:left w:val="none" w:sz="0" w:space="0" w:color="auto"/>
        <w:bottom w:val="none" w:sz="0" w:space="0" w:color="auto"/>
        <w:right w:val="none" w:sz="0" w:space="0" w:color="auto"/>
      </w:divBdr>
    </w:div>
    <w:div w:id="1645810431">
      <w:bodyDiv w:val="1"/>
      <w:marLeft w:val="0"/>
      <w:marRight w:val="0"/>
      <w:marTop w:val="0"/>
      <w:marBottom w:val="0"/>
      <w:divBdr>
        <w:top w:val="none" w:sz="0" w:space="0" w:color="auto"/>
        <w:left w:val="none" w:sz="0" w:space="0" w:color="auto"/>
        <w:bottom w:val="none" w:sz="0" w:space="0" w:color="auto"/>
        <w:right w:val="none" w:sz="0" w:space="0" w:color="auto"/>
      </w:divBdr>
    </w:div>
    <w:div w:id="1657949252">
      <w:bodyDiv w:val="1"/>
      <w:marLeft w:val="0"/>
      <w:marRight w:val="0"/>
      <w:marTop w:val="0"/>
      <w:marBottom w:val="0"/>
      <w:divBdr>
        <w:top w:val="none" w:sz="0" w:space="0" w:color="auto"/>
        <w:left w:val="none" w:sz="0" w:space="0" w:color="auto"/>
        <w:bottom w:val="none" w:sz="0" w:space="0" w:color="auto"/>
        <w:right w:val="none" w:sz="0" w:space="0" w:color="auto"/>
      </w:divBdr>
    </w:div>
    <w:div w:id="1694646303">
      <w:bodyDiv w:val="1"/>
      <w:marLeft w:val="0"/>
      <w:marRight w:val="0"/>
      <w:marTop w:val="0"/>
      <w:marBottom w:val="0"/>
      <w:divBdr>
        <w:top w:val="none" w:sz="0" w:space="0" w:color="auto"/>
        <w:left w:val="none" w:sz="0" w:space="0" w:color="auto"/>
        <w:bottom w:val="none" w:sz="0" w:space="0" w:color="auto"/>
        <w:right w:val="none" w:sz="0" w:space="0" w:color="auto"/>
      </w:divBdr>
    </w:div>
    <w:div w:id="1709253823">
      <w:bodyDiv w:val="1"/>
      <w:marLeft w:val="0"/>
      <w:marRight w:val="0"/>
      <w:marTop w:val="0"/>
      <w:marBottom w:val="0"/>
      <w:divBdr>
        <w:top w:val="none" w:sz="0" w:space="0" w:color="auto"/>
        <w:left w:val="none" w:sz="0" w:space="0" w:color="auto"/>
        <w:bottom w:val="none" w:sz="0" w:space="0" w:color="auto"/>
        <w:right w:val="none" w:sz="0" w:space="0" w:color="auto"/>
      </w:divBdr>
    </w:div>
    <w:div w:id="1746800313">
      <w:bodyDiv w:val="1"/>
      <w:marLeft w:val="0"/>
      <w:marRight w:val="0"/>
      <w:marTop w:val="0"/>
      <w:marBottom w:val="0"/>
      <w:divBdr>
        <w:top w:val="none" w:sz="0" w:space="0" w:color="auto"/>
        <w:left w:val="none" w:sz="0" w:space="0" w:color="auto"/>
        <w:bottom w:val="none" w:sz="0" w:space="0" w:color="auto"/>
        <w:right w:val="none" w:sz="0" w:space="0" w:color="auto"/>
      </w:divBdr>
    </w:div>
    <w:div w:id="1781021608">
      <w:bodyDiv w:val="1"/>
      <w:marLeft w:val="0"/>
      <w:marRight w:val="0"/>
      <w:marTop w:val="0"/>
      <w:marBottom w:val="0"/>
      <w:divBdr>
        <w:top w:val="none" w:sz="0" w:space="0" w:color="auto"/>
        <w:left w:val="none" w:sz="0" w:space="0" w:color="auto"/>
        <w:bottom w:val="none" w:sz="0" w:space="0" w:color="auto"/>
        <w:right w:val="none" w:sz="0" w:space="0" w:color="auto"/>
      </w:divBdr>
    </w:div>
    <w:div w:id="1884560546">
      <w:bodyDiv w:val="1"/>
      <w:marLeft w:val="0"/>
      <w:marRight w:val="0"/>
      <w:marTop w:val="0"/>
      <w:marBottom w:val="0"/>
      <w:divBdr>
        <w:top w:val="none" w:sz="0" w:space="0" w:color="auto"/>
        <w:left w:val="none" w:sz="0" w:space="0" w:color="auto"/>
        <w:bottom w:val="none" w:sz="0" w:space="0" w:color="auto"/>
        <w:right w:val="none" w:sz="0" w:space="0" w:color="auto"/>
      </w:divBdr>
    </w:div>
    <w:div w:id="1950160132">
      <w:bodyDiv w:val="1"/>
      <w:marLeft w:val="0"/>
      <w:marRight w:val="0"/>
      <w:marTop w:val="0"/>
      <w:marBottom w:val="0"/>
      <w:divBdr>
        <w:top w:val="none" w:sz="0" w:space="0" w:color="auto"/>
        <w:left w:val="none" w:sz="0" w:space="0" w:color="auto"/>
        <w:bottom w:val="none" w:sz="0" w:space="0" w:color="auto"/>
        <w:right w:val="none" w:sz="0" w:space="0" w:color="auto"/>
      </w:divBdr>
    </w:div>
    <w:div w:id="2054572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chart" Target="charts/chart7.xml"/><Relationship Id="rId21" Type="http://schemas.openxmlformats.org/officeDocument/2006/relationships/chart" Target="charts/chart8.xml"/><Relationship Id="rId22" Type="http://schemas.openxmlformats.org/officeDocument/2006/relationships/chart" Target="charts/chart9.xml"/><Relationship Id="rId23" Type="http://schemas.openxmlformats.org/officeDocument/2006/relationships/chart" Target="charts/chart10.xml"/><Relationship Id="rId24" Type="http://schemas.openxmlformats.org/officeDocument/2006/relationships/chart" Target="charts/chart11.xml"/><Relationship Id="rId25" Type="http://schemas.openxmlformats.org/officeDocument/2006/relationships/chart" Target="charts/chart12.xml"/><Relationship Id="rId26" Type="http://schemas.openxmlformats.org/officeDocument/2006/relationships/chart" Target="charts/chart13.xml"/><Relationship Id="rId27" Type="http://schemas.openxmlformats.org/officeDocument/2006/relationships/chart" Target="charts/chart14.xml"/><Relationship Id="rId28" Type="http://schemas.openxmlformats.org/officeDocument/2006/relationships/image" Target="media/image6.tmp"/><Relationship Id="rId29" Type="http://schemas.openxmlformats.org/officeDocument/2006/relationships/image" Target="media/image7.tmp"/><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8.tmp"/><Relationship Id="rId31" Type="http://schemas.openxmlformats.org/officeDocument/2006/relationships/hyperlink" Target="http://updates.kyinbridges.com/wp-content/uploads/2013/08/Traffic-Revenue-Study-8-30-13.pdf" TargetMode="External"/><Relationship Id="rId32" Type="http://schemas.openxmlformats.org/officeDocument/2006/relationships/fontTable" Target="fontTable.xml"/><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microsoft.com/office/2011/relationships/people" Target="people.xml"/><Relationship Id="rId34" Type="http://schemas.openxmlformats.org/officeDocument/2006/relationships/theme" Target="theme/theme1.xml"/><Relationship Id="rId10" Type="http://schemas.openxmlformats.org/officeDocument/2006/relationships/image" Target="media/image3.tmp"/><Relationship Id="rId11" Type="http://schemas.openxmlformats.org/officeDocument/2006/relationships/image" Target="media/image4.tmp"/><Relationship Id="rId12" Type="http://schemas.openxmlformats.org/officeDocument/2006/relationships/image" Target="media/image5.tmp"/><Relationship Id="rId13" Type="http://schemas.openxmlformats.org/officeDocument/2006/relationships/header" Target="header1.xml"/><Relationship Id="rId14" Type="http://schemas.openxmlformats.org/officeDocument/2006/relationships/chart" Target="charts/chart1.xml"/><Relationship Id="rId15" Type="http://schemas.openxmlformats.org/officeDocument/2006/relationships/chart" Target="charts/chart2.xml"/><Relationship Id="rId16" Type="http://schemas.openxmlformats.org/officeDocument/2006/relationships/chart" Target="charts/chart3.xml"/><Relationship Id="rId17" Type="http://schemas.openxmlformats.org/officeDocument/2006/relationships/chart" Target="charts/chart4.xml"/><Relationship Id="rId18" Type="http://schemas.openxmlformats.org/officeDocument/2006/relationships/chart" Target="charts/chart5.xml"/><Relationship Id="rId19" Type="http://schemas.openxmlformats.org/officeDocument/2006/relationships/chart" Target="charts/chart6.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myhome.itap.purdue.edu\myhome\fsagir\ecn.data\Desktop\Fall%202017\RA\TOD\Revenue%20forecast.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myhome.itap.purdue.edu\myhome\fsagir\ecn.data\Desktop\Post%20Analysis%20May%206th%202015%20and%202025\Post%20Analysis%20May%206th\Results_Opt2_I465.xlsx" TargetMode="External"/><Relationship Id="rId4" Type="http://schemas.openxmlformats.org/officeDocument/2006/relationships/chartUserShapes" Target="../drawings/drawing8.xml"/><Relationship Id="rId1" Type="http://schemas.microsoft.com/office/2011/relationships/chartStyle" Target="style10.xml"/><Relationship Id="rId2" Type="http://schemas.microsoft.com/office/2011/relationships/chartColorStyle" Target="colors10.xml"/></Relationships>
</file>

<file path=word/charts/_rels/chart11.xml.rels><?xml version="1.0" encoding="UTF-8" standalone="yes"?>
<Relationships xmlns="http://schemas.openxmlformats.org/package/2006/relationships"><Relationship Id="rId3" Type="http://schemas.openxmlformats.org/officeDocument/2006/relationships/oleObject" Target="file:////myhome.itap.purdue.edu\myhome\fsagir\ecn.data\Desktop\Post%20Analysis%20May%206th%202015%20and%202025\Post%20Analysis%20May%206th\Results_Opt2_I465.xlsx" TargetMode="External"/><Relationship Id="rId4" Type="http://schemas.openxmlformats.org/officeDocument/2006/relationships/chartUserShapes" Target="../drawings/drawing9.xml"/><Relationship Id="rId1" Type="http://schemas.microsoft.com/office/2011/relationships/chartStyle" Target="style11.xml"/><Relationship Id="rId2" Type="http://schemas.microsoft.com/office/2011/relationships/chartColorStyle" Target="colors11.xml"/></Relationships>
</file>

<file path=word/charts/_rels/chart12.xml.rels><?xml version="1.0" encoding="UTF-8" standalone="yes"?>
<Relationships xmlns="http://schemas.openxmlformats.org/package/2006/relationships"><Relationship Id="rId3" Type="http://schemas.openxmlformats.org/officeDocument/2006/relationships/oleObject" Target="file:////myhome.itap.purdue.edu\myhome\fsagir\ecn.data\Desktop\Post%20Analysis%20May%206th%202015%20and%202025\Post%20Analysis%20May%206th\Results_Opt2_I465.xlsx" TargetMode="External"/><Relationship Id="rId4" Type="http://schemas.openxmlformats.org/officeDocument/2006/relationships/chartUserShapes" Target="../drawings/drawing10.xml"/><Relationship Id="rId1" Type="http://schemas.microsoft.com/office/2011/relationships/chartStyle" Target="style12.xml"/><Relationship Id="rId2" Type="http://schemas.microsoft.com/office/2011/relationships/chartColorStyle" Target="colors12.xml"/></Relationships>
</file>

<file path=word/charts/_rels/chart13.xml.rels><?xml version="1.0" encoding="UTF-8" standalone="yes"?>
<Relationships xmlns="http://schemas.openxmlformats.org/package/2006/relationships"><Relationship Id="rId3" Type="http://schemas.openxmlformats.org/officeDocument/2006/relationships/oleObject" Target="file:////myhome.itap.purdue.edu\myhome\fsagir\ecn.data\Desktop\Post%20Analysis%20May%206th%202015%20and%202025\Post%20Analysis%20May%206th\Results_Opt2_I465.xlsx" TargetMode="External"/><Relationship Id="rId4" Type="http://schemas.openxmlformats.org/officeDocument/2006/relationships/chartUserShapes" Target="../drawings/drawing11.xml"/><Relationship Id="rId1" Type="http://schemas.microsoft.com/office/2011/relationships/chartStyle" Target="style13.xml"/><Relationship Id="rId2" Type="http://schemas.microsoft.com/office/2011/relationships/chartColorStyle" Target="colors13.xml"/></Relationships>
</file>

<file path=word/charts/_rels/chart14.xml.rels><?xml version="1.0" encoding="UTF-8" standalone="yes"?>
<Relationships xmlns="http://schemas.openxmlformats.org/package/2006/relationships"><Relationship Id="rId3" Type="http://schemas.openxmlformats.org/officeDocument/2006/relationships/oleObject" Target="file:////myhome.itap.purdue.edu\myhome\fsagir\ecn.data\Desktop\Post%20Analysis%20May%206th%202015%20and%202025\Post%20Analysis%20May%206th\Results_Opt2_I465.xlsx" TargetMode="External"/><Relationship Id="rId4" Type="http://schemas.openxmlformats.org/officeDocument/2006/relationships/chartUserShapes" Target="../drawings/drawing12.xml"/><Relationship Id="rId1" Type="http://schemas.microsoft.com/office/2011/relationships/chartStyle" Target="style14.xml"/><Relationship Id="rId2" Type="http://schemas.microsoft.com/office/2011/relationships/chartColorStyle" Target="colors14.xm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myhome.itap.purdue.edu\myhome\fsagir\ecn.data\Desktop\Post%20Analysis%20May%206th%202015%20and%202025\Post%20Analysis%20May%206th\Results_Opt2_I465.xlsx"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myhome.itap.purdue.edu\myhome\fsagir\ecn.data\Desktop\Post%20Analysis%20May%206th%202015%20and%202025\Post%20Analysis%20May%206th\Results_Opt2_I465.xlsx" TargetMode="External"/><Relationship Id="rId4" Type="http://schemas.openxmlformats.org/officeDocument/2006/relationships/chartUserShapes" Target="../drawings/drawing1.xml"/><Relationship Id="rId1" Type="http://schemas.microsoft.com/office/2011/relationships/chartStyle" Target="style3.xml"/><Relationship Id="rId2" Type="http://schemas.microsoft.com/office/2011/relationships/chartColorStyle" Target="colors3.xml"/></Relationships>
</file>

<file path=word/charts/_rels/chart4.xml.rels><?xml version="1.0" encoding="UTF-8" standalone="yes"?>
<Relationships xmlns="http://schemas.openxmlformats.org/package/2006/relationships"><Relationship Id="rId3" Type="http://schemas.openxmlformats.org/officeDocument/2006/relationships/oleObject" Target="file:////myhome.itap.purdue.edu\myhome\fsagir\ecn.data\Desktop\Post%20Analysis%20May%206th%202015%20and%202025\Post%20Analysis%20May%206th\Results_Opt2_I465.xlsx" TargetMode="External"/><Relationship Id="rId4" Type="http://schemas.openxmlformats.org/officeDocument/2006/relationships/chartUserShapes" Target="../drawings/drawing2.xml"/><Relationship Id="rId1" Type="http://schemas.microsoft.com/office/2011/relationships/chartStyle" Target="style4.xml"/><Relationship Id="rId2" Type="http://schemas.microsoft.com/office/2011/relationships/chartColorStyle" Target="colors4.xml"/></Relationships>
</file>

<file path=word/charts/_rels/chart5.xml.rels><?xml version="1.0" encoding="UTF-8" standalone="yes"?>
<Relationships xmlns="http://schemas.openxmlformats.org/package/2006/relationships"><Relationship Id="rId3" Type="http://schemas.openxmlformats.org/officeDocument/2006/relationships/oleObject" Target="file:////myhome.itap.purdue.edu\myhome\fsagir\ecn.data\Desktop\Post%20Analysis%20May%206th%202015%20and%202025\Post%20Analysis%20May%206th\Results_Opt2_I465.xlsx" TargetMode="External"/><Relationship Id="rId4" Type="http://schemas.openxmlformats.org/officeDocument/2006/relationships/chartUserShapes" Target="../drawings/drawing3.xml"/><Relationship Id="rId1" Type="http://schemas.microsoft.com/office/2011/relationships/chartStyle" Target="style5.xml"/><Relationship Id="rId2" Type="http://schemas.microsoft.com/office/2011/relationships/chartColorStyle" Target="colors5.xml"/></Relationships>
</file>

<file path=word/charts/_rels/chart6.xml.rels><?xml version="1.0" encoding="UTF-8" standalone="yes"?>
<Relationships xmlns="http://schemas.openxmlformats.org/package/2006/relationships"><Relationship Id="rId3" Type="http://schemas.openxmlformats.org/officeDocument/2006/relationships/oleObject" Target="file:////myhome.itap.purdue.edu\myhome\fsagir\ecn.data\Desktop\Post%20Analysis%20May%206th%202015%20and%202025\Post%20Analysis%20May%206th\Results_Opt2_I465.xlsx" TargetMode="External"/><Relationship Id="rId4" Type="http://schemas.openxmlformats.org/officeDocument/2006/relationships/chartUserShapes" Target="../drawings/drawing4.xml"/><Relationship Id="rId1" Type="http://schemas.microsoft.com/office/2011/relationships/chartStyle" Target="style6.xml"/><Relationship Id="rId2" Type="http://schemas.microsoft.com/office/2011/relationships/chartColorStyle" Target="colors6.xml"/></Relationships>
</file>

<file path=word/charts/_rels/chart7.xml.rels><?xml version="1.0" encoding="UTF-8" standalone="yes"?>
<Relationships xmlns="http://schemas.openxmlformats.org/package/2006/relationships"><Relationship Id="rId3" Type="http://schemas.openxmlformats.org/officeDocument/2006/relationships/oleObject" Target="file:////myhome.itap.purdue.edu\myhome\fsagir\ecn.data\Desktop\Post%20Analysis%20May%206th%202015%20and%202025\Post%20Analysis%20May%206th\Results_Opt2_I465.xlsx" TargetMode="External"/><Relationship Id="rId4" Type="http://schemas.openxmlformats.org/officeDocument/2006/relationships/chartUserShapes" Target="../drawings/drawing5.xml"/><Relationship Id="rId1" Type="http://schemas.microsoft.com/office/2011/relationships/chartStyle" Target="style7.xml"/><Relationship Id="rId2" Type="http://schemas.microsoft.com/office/2011/relationships/chartColorStyle" Target="colors7.xml"/></Relationships>
</file>

<file path=word/charts/_rels/chart8.xml.rels><?xml version="1.0" encoding="UTF-8" standalone="yes"?>
<Relationships xmlns="http://schemas.openxmlformats.org/package/2006/relationships"><Relationship Id="rId3" Type="http://schemas.openxmlformats.org/officeDocument/2006/relationships/oleObject" Target="file:////myhome.itap.purdue.edu\myhome\fsagir\ecn.data\Desktop\Post%20Analysis%20May%206th%202015%20and%202025\Post%20Analysis%20May%206th\Results_Opt2_I465.xlsx" TargetMode="External"/><Relationship Id="rId4" Type="http://schemas.openxmlformats.org/officeDocument/2006/relationships/chartUserShapes" Target="../drawings/drawing6.xml"/><Relationship Id="rId1" Type="http://schemas.microsoft.com/office/2011/relationships/chartStyle" Target="style8.xml"/><Relationship Id="rId2" Type="http://schemas.microsoft.com/office/2011/relationships/chartColorStyle" Target="colors8.xml"/></Relationships>
</file>

<file path=word/charts/_rels/chart9.xml.rels><?xml version="1.0" encoding="UTF-8" standalone="yes"?>
<Relationships xmlns="http://schemas.openxmlformats.org/package/2006/relationships"><Relationship Id="rId3" Type="http://schemas.openxmlformats.org/officeDocument/2006/relationships/oleObject" Target="file:////myhome.itap.purdue.edu\myhome\fsagir\ecn.data\Desktop\Post%20Analysis%20May%206th%202015%20and%202025\Post%20Analysis%20May%206th\Results_Opt2_I465.xlsx" TargetMode="External"/><Relationship Id="rId4" Type="http://schemas.openxmlformats.org/officeDocument/2006/relationships/chartUserShapes" Target="../drawings/drawing7.xml"/><Relationship Id="rId1" Type="http://schemas.microsoft.com/office/2011/relationships/chartStyle" Target="style9.xml"/><Relationship Id="rId2" Type="http://schemas.microsoft.com/office/2011/relationships/chartColorStyle" Target="colors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'Revenue forefast'!$A$7:$A$17</c:f>
              <c:numCache>
                <c:formatCode>General</c:formatCode>
                <c:ptCount val="11"/>
                <c:pt idx="0">
                  <c:v>0.0</c:v>
                </c:pt>
                <c:pt idx="1">
                  <c:v>0.03</c:v>
                </c:pt>
                <c:pt idx="2">
                  <c:v>0.04</c:v>
                </c:pt>
                <c:pt idx="3">
                  <c:v>0.05</c:v>
                </c:pt>
                <c:pt idx="4">
                  <c:v>0.06</c:v>
                </c:pt>
                <c:pt idx="5">
                  <c:v>0.07</c:v>
                </c:pt>
                <c:pt idx="6">
                  <c:v>0.08</c:v>
                </c:pt>
                <c:pt idx="7">
                  <c:v>0.09</c:v>
                </c:pt>
                <c:pt idx="8">
                  <c:v>0.1</c:v>
                </c:pt>
                <c:pt idx="9">
                  <c:v>0.175</c:v>
                </c:pt>
                <c:pt idx="10">
                  <c:v>0.25</c:v>
                </c:pt>
              </c:numCache>
            </c:numRef>
          </c:xVal>
          <c:yVal>
            <c:numRef>
              <c:f>'Revenue forefast'!$B$7:$B$17</c:f>
              <c:numCache>
                <c:formatCode>General</c:formatCode>
                <c:ptCount val="11"/>
                <c:pt idx="0">
                  <c:v>0.0</c:v>
                </c:pt>
                <c:pt idx="1">
                  <c:v>4.8871020957032E7</c:v>
                </c:pt>
                <c:pt idx="2">
                  <c:v>6.36953462439649E7</c:v>
                </c:pt>
                <c:pt idx="3">
                  <c:v>7.8466531663557E7</c:v>
                </c:pt>
                <c:pt idx="4">
                  <c:v>9.17486177430593E7</c:v>
                </c:pt>
                <c:pt idx="5">
                  <c:v>1.04395698426341E8</c:v>
                </c:pt>
                <c:pt idx="6">
                  <c:v>1.1667242774041E8</c:v>
                </c:pt>
                <c:pt idx="7">
                  <c:v>1.27382085424966E8</c:v>
                </c:pt>
                <c:pt idx="8">
                  <c:v>1.3877695387503E8</c:v>
                </c:pt>
                <c:pt idx="9">
                  <c:v>1.95772337351905E8</c:v>
                </c:pt>
                <c:pt idx="10">
                  <c:v>2.1298376022628E8</c:v>
                </c:pt>
              </c:numCache>
            </c:numRef>
          </c:yVal>
          <c:smooth val="1"/>
          <c:extLst xmlns:c16r2="http://schemas.microsoft.com/office/drawing/2015/06/chart">
            <c:ext xmlns:c16="http://schemas.microsoft.com/office/drawing/2014/chart" uri="{C3380CC4-5D6E-409C-BE32-E72D297353CC}">
              <c16:uniqueId val="{00000000-4B19-4DF0-88DC-8806C8BC93BF}"/>
            </c:ext>
          </c:extLst>
        </c:ser>
        <c:dLbls>
          <c:showLegendKey val="0"/>
          <c:showVal val="0"/>
          <c:showCatName val="0"/>
          <c:showSerName val="0"/>
          <c:showPercent val="0"/>
          <c:showBubbleSize val="0"/>
        </c:dLbls>
        <c:axId val="1625794288"/>
        <c:axId val="1626108912"/>
      </c:scatterChart>
      <c:valAx>
        <c:axId val="1625794288"/>
        <c:scaling>
          <c:orientation val="minMax"/>
        </c:scaling>
        <c:delete val="0"/>
        <c:axPos val="b"/>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Auto Toll rate ($/mile)</a:t>
                </a:r>
              </a:p>
            </c:rich>
          </c:tx>
          <c:layout>
            <c:manualLayout>
              <c:xMode val="edge"/>
              <c:yMode val="edge"/>
              <c:x val="0.60285661346674"/>
              <c:y val="0.853814616640463"/>
            </c:manualLayout>
          </c:layout>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626108912"/>
        <c:crosses val="autoZero"/>
        <c:crossBetween val="midCat"/>
      </c:valAx>
      <c:valAx>
        <c:axId val="1626108912"/>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625794288"/>
        <c:crosses val="autoZero"/>
        <c:crossBetween val="midCat"/>
        <c:dispUnits>
          <c:builtInUnit val="millions"/>
          <c:dispUnitsLbl>
            <c:layout>
              <c:manualLayout>
                <c:xMode val="edge"/>
                <c:yMode val="edge"/>
                <c:x val="0.035059964888848"/>
                <c:y val="0.0420633328804319"/>
              </c:manualLayout>
            </c:layout>
            <c:tx>
              <c:rich>
                <a:bodyPr rot="-54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Millions $/year</a:t>
                  </a:r>
                </a:p>
              </c:rich>
            </c:tx>
            <c:spPr>
              <a:noFill/>
              <a:ln>
                <a:noFill/>
              </a:ln>
              <a:effectLst/>
            </c:spPr>
            <c:txPr>
              <a:bodyPr rot="-54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ispUnitsLbl>
        </c:dispUnits>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1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917370941248884"/>
          <c:y val="0.0450145604998223"/>
          <c:w val="0.888195838489555"/>
          <c:h val="0.746866050965532"/>
        </c:manualLayout>
      </c:layout>
      <c:lineChart>
        <c:grouping val="standard"/>
        <c:varyColors val="0"/>
        <c:ser>
          <c:idx val="0"/>
          <c:order val="0"/>
          <c:tx>
            <c:strRef>
              <c:f>Time_Speed!$A$35</c:f>
              <c:strCache>
                <c:ptCount val="1"/>
                <c:pt idx="0">
                  <c:v>Base</c:v>
                </c:pt>
              </c:strCache>
            </c:strRef>
          </c:tx>
          <c:spPr>
            <a:ln w="28575" cap="rnd">
              <a:solidFill>
                <a:schemeClr val="accent1"/>
              </a:solidFill>
              <a:round/>
            </a:ln>
            <a:effectLst/>
          </c:spPr>
          <c:marker>
            <c:symbol val="none"/>
          </c:marker>
          <c:dLbls>
            <c:dLbl>
              <c:idx val="7"/>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44F2-4A3F-83F2-5485954EA476}"/>
                </c:ext>
                <c:ext xmlns:c15="http://schemas.microsoft.com/office/drawing/2012/chart" uri="{CE6537A1-D6FC-4f65-9D91-7224C49458BB}"/>
              </c:extLst>
            </c:dLbl>
            <c:dLbl>
              <c:idx val="16"/>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44F2-4A3F-83F2-5485954EA476}"/>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Time_Speed!$B$34:$Y$34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Time_Speed!$B$35:$Y$35</c:f>
              <c:numCache>
                <c:formatCode>0.00</c:formatCode>
                <c:ptCount val="24"/>
                <c:pt idx="0">
                  <c:v>53.14544346469146</c:v>
                </c:pt>
                <c:pt idx="1">
                  <c:v>53.14529598935273</c:v>
                </c:pt>
                <c:pt idx="2">
                  <c:v>53.14554827429286</c:v>
                </c:pt>
                <c:pt idx="3">
                  <c:v>53.1452950618345</c:v>
                </c:pt>
                <c:pt idx="4">
                  <c:v>53.1452950618345</c:v>
                </c:pt>
                <c:pt idx="5">
                  <c:v>53.14591334527138</c:v>
                </c:pt>
                <c:pt idx="6">
                  <c:v>53.2101332189689</c:v>
                </c:pt>
                <c:pt idx="7">
                  <c:v>57.02493111223596</c:v>
                </c:pt>
                <c:pt idx="8">
                  <c:v>53.32002456707102</c:v>
                </c:pt>
                <c:pt idx="9">
                  <c:v>53.2101332189689</c:v>
                </c:pt>
                <c:pt idx="10">
                  <c:v>53.28834555420664</c:v>
                </c:pt>
                <c:pt idx="11">
                  <c:v>53.32002456707102</c:v>
                </c:pt>
                <c:pt idx="12">
                  <c:v>53.59740526469508</c:v>
                </c:pt>
                <c:pt idx="13">
                  <c:v>53.47353843345964</c:v>
                </c:pt>
                <c:pt idx="14">
                  <c:v>53.50175884791646</c:v>
                </c:pt>
                <c:pt idx="15">
                  <c:v>54.39133026934702</c:v>
                </c:pt>
                <c:pt idx="16">
                  <c:v>57.77084008201911</c:v>
                </c:pt>
                <c:pt idx="17">
                  <c:v>56.3730963779868</c:v>
                </c:pt>
                <c:pt idx="18">
                  <c:v>54.18270650340747</c:v>
                </c:pt>
                <c:pt idx="19">
                  <c:v>55.55375550127533</c:v>
                </c:pt>
                <c:pt idx="20">
                  <c:v>53.8945663734991</c:v>
                </c:pt>
                <c:pt idx="21">
                  <c:v>53.47353843345964</c:v>
                </c:pt>
                <c:pt idx="22">
                  <c:v>53.2101332189689</c:v>
                </c:pt>
                <c:pt idx="23">
                  <c:v>53.1573206411481</c:v>
                </c:pt>
              </c:numCache>
            </c:numRef>
          </c:val>
          <c:smooth val="0"/>
          <c:extLst xmlns:c16r2="http://schemas.microsoft.com/office/drawing/2015/06/chart">
            <c:ext xmlns:c16="http://schemas.microsoft.com/office/drawing/2014/chart" uri="{C3380CC4-5D6E-409C-BE32-E72D297353CC}">
              <c16:uniqueId val="{00000000-C888-4C6D-A598-5D06EB6DB74A}"/>
            </c:ext>
          </c:extLst>
        </c:ser>
        <c:ser>
          <c:idx val="1"/>
          <c:order val="1"/>
          <c:tx>
            <c:strRef>
              <c:f>Time_Speed!$A$36</c:f>
              <c:strCache>
                <c:ptCount val="1"/>
                <c:pt idx="0">
                  <c:v>Scenario_1</c:v>
                </c:pt>
              </c:strCache>
            </c:strRef>
          </c:tx>
          <c:spPr>
            <a:ln w="28575" cap="rnd">
              <a:solidFill>
                <a:schemeClr val="accent2"/>
              </a:solidFill>
              <a:round/>
            </a:ln>
            <a:effectLst/>
          </c:spPr>
          <c:marker>
            <c:symbol val="none"/>
          </c:marker>
          <c:cat>
            <c:strRef>
              <c:f>Time_Speed!$B$34:$Y$34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Time_Speed!$B$36:$Y$36</c:f>
              <c:numCache>
                <c:formatCode>0.00</c:formatCode>
                <c:ptCount val="24"/>
                <c:pt idx="0">
                  <c:v>53.14542026052341</c:v>
                </c:pt>
                <c:pt idx="1">
                  <c:v>53.14529583472265</c:v>
                </c:pt>
                <c:pt idx="2">
                  <c:v>53.14550868899306</c:v>
                </c:pt>
                <c:pt idx="3">
                  <c:v>53.14529505217015</c:v>
                </c:pt>
                <c:pt idx="4">
                  <c:v>53.14529505217015</c:v>
                </c:pt>
                <c:pt idx="5">
                  <c:v>53.14581670149991</c:v>
                </c:pt>
                <c:pt idx="6">
                  <c:v>53.1935702032816</c:v>
                </c:pt>
                <c:pt idx="7">
                  <c:v>56.03387967518847</c:v>
                </c:pt>
                <c:pt idx="8">
                  <c:v>53.27538964961192</c:v>
                </c:pt>
                <c:pt idx="9">
                  <c:v>53.19999938219056</c:v>
                </c:pt>
                <c:pt idx="10">
                  <c:v>53.26598758413328</c:v>
                </c:pt>
                <c:pt idx="11">
                  <c:v>53.2927153514409</c:v>
                </c:pt>
                <c:pt idx="12">
                  <c:v>53.52674305827115</c:v>
                </c:pt>
                <c:pt idx="13">
                  <c:v>53.4222358927555</c:v>
                </c:pt>
                <c:pt idx="14">
                  <c:v>53.4460456206098</c:v>
                </c:pt>
                <c:pt idx="15">
                  <c:v>54.07302877968822</c:v>
                </c:pt>
                <c:pt idx="16">
                  <c:v>56.58885459130973</c:v>
                </c:pt>
                <c:pt idx="17">
                  <c:v>55.54855585320252</c:v>
                </c:pt>
                <c:pt idx="18">
                  <c:v>54.02056511541373</c:v>
                </c:pt>
                <c:pt idx="19">
                  <c:v>55.17732712350904</c:v>
                </c:pt>
                <c:pt idx="20">
                  <c:v>53.77745961332234</c:v>
                </c:pt>
                <c:pt idx="21">
                  <c:v>53.4222358927555</c:v>
                </c:pt>
                <c:pt idx="22">
                  <c:v>53.19999938219056</c:v>
                </c:pt>
                <c:pt idx="23">
                  <c:v>53.15544110333719</c:v>
                </c:pt>
              </c:numCache>
            </c:numRef>
          </c:val>
          <c:smooth val="0"/>
          <c:extLst xmlns:c16r2="http://schemas.microsoft.com/office/drawing/2015/06/chart">
            <c:ext xmlns:c16="http://schemas.microsoft.com/office/drawing/2014/chart" uri="{C3380CC4-5D6E-409C-BE32-E72D297353CC}">
              <c16:uniqueId val="{00000001-C888-4C6D-A598-5D06EB6DB74A}"/>
            </c:ext>
          </c:extLst>
        </c:ser>
        <c:ser>
          <c:idx val="2"/>
          <c:order val="2"/>
          <c:tx>
            <c:strRef>
              <c:f>Time_Speed!$A$37</c:f>
              <c:strCache>
                <c:ptCount val="1"/>
                <c:pt idx="0">
                  <c:v>Scenario_2</c:v>
                </c:pt>
              </c:strCache>
            </c:strRef>
          </c:tx>
          <c:spPr>
            <a:ln w="28575" cap="rnd">
              <a:solidFill>
                <a:schemeClr val="accent3"/>
              </a:solidFill>
              <a:round/>
            </a:ln>
            <a:effectLst/>
          </c:spPr>
          <c:marker>
            <c:symbol val="none"/>
          </c:marker>
          <c:cat>
            <c:strRef>
              <c:f>Time_Speed!$B$34:$Y$34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Time_Speed!$B$37:$Y$37</c:f>
              <c:numCache>
                <c:formatCode>0.00</c:formatCode>
                <c:ptCount val="24"/>
                <c:pt idx="0">
                  <c:v>53.1454155969019</c:v>
                </c:pt>
                <c:pt idx="1">
                  <c:v>53.14529580364476</c:v>
                </c:pt>
                <c:pt idx="2">
                  <c:v>53.14550073305777</c:v>
                </c:pt>
                <c:pt idx="3">
                  <c:v>53.14529505022778</c:v>
                </c:pt>
                <c:pt idx="4">
                  <c:v>53.14529505022778</c:v>
                </c:pt>
                <c:pt idx="5">
                  <c:v>53.1457972778353</c:v>
                </c:pt>
                <c:pt idx="6">
                  <c:v>53.18945631490963</c:v>
                </c:pt>
                <c:pt idx="7">
                  <c:v>55.78771539462471</c:v>
                </c:pt>
                <c:pt idx="8">
                  <c:v>53.26430331890963</c:v>
                </c:pt>
                <c:pt idx="9">
                  <c:v>53.19796266279732</c:v>
                </c:pt>
                <c:pt idx="10">
                  <c:v>53.26149403316071</c:v>
                </c:pt>
                <c:pt idx="11">
                  <c:v>53.28722668892247</c:v>
                </c:pt>
                <c:pt idx="12">
                  <c:v>53.51254122225083</c:v>
                </c:pt>
                <c:pt idx="13">
                  <c:v>53.41192500237803</c:v>
                </c:pt>
                <c:pt idx="14">
                  <c:v>53.43484826124587</c:v>
                </c:pt>
                <c:pt idx="15">
                  <c:v>53.9939920884616</c:v>
                </c:pt>
                <c:pt idx="16">
                  <c:v>56.29575404088686</c:v>
                </c:pt>
                <c:pt idx="17">
                  <c:v>55.34375071646613</c:v>
                </c:pt>
                <c:pt idx="18">
                  <c:v>53.98797760470543</c:v>
                </c:pt>
                <c:pt idx="19">
                  <c:v>55.10167177212659</c:v>
                </c:pt>
                <c:pt idx="20">
                  <c:v>53.75392325515563</c:v>
                </c:pt>
                <c:pt idx="21">
                  <c:v>53.41192500237803</c:v>
                </c:pt>
                <c:pt idx="22">
                  <c:v>53.19796266279732</c:v>
                </c:pt>
                <c:pt idx="23">
                  <c:v>53.15506334994807</c:v>
                </c:pt>
              </c:numCache>
            </c:numRef>
          </c:val>
          <c:smooth val="0"/>
          <c:extLst xmlns:c16r2="http://schemas.microsoft.com/office/drawing/2015/06/chart">
            <c:ext xmlns:c16="http://schemas.microsoft.com/office/drawing/2014/chart" uri="{C3380CC4-5D6E-409C-BE32-E72D297353CC}">
              <c16:uniqueId val="{00000002-C888-4C6D-A598-5D06EB6DB74A}"/>
            </c:ext>
          </c:extLst>
        </c:ser>
        <c:ser>
          <c:idx val="3"/>
          <c:order val="3"/>
          <c:tx>
            <c:strRef>
              <c:f>Time_Speed!$A$38</c:f>
              <c:strCache>
                <c:ptCount val="1"/>
                <c:pt idx="0">
                  <c:v>Scenario_3</c:v>
                </c:pt>
              </c:strCache>
            </c:strRef>
          </c:tx>
          <c:spPr>
            <a:ln w="28575" cap="rnd">
              <a:solidFill>
                <a:schemeClr val="accent4"/>
              </a:solidFill>
              <a:round/>
            </a:ln>
            <a:effectLst/>
          </c:spPr>
          <c:marker>
            <c:symbol val="none"/>
          </c:marker>
          <c:cat>
            <c:strRef>
              <c:f>Time_Speed!$B$34:$Y$34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Time_Speed!$B$38:$Y$38</c:f>
              <c:numCache>
                <c:formatCode>0.00</c:formatCode>
                <c:ptCount val="24"/>
                <c:pt idx="0">
                  <c:v>53.14541097255563</c:v>
                </c:pt>
                <c:pt idx="1">
                  <c:v>53.14529577282864</c:v>
                </c:pt>
                <c:pt idx="2">
                  <c:v>53.1454928441252</c:v>
                </c:pt>
                <c:pt idx="3">
                  <c:v>53.1452950483018</c:v>
                </c:pt>
                <c:pt idx="4">
                  <c:v>53.1452950483018</c:v>
                </c:pt>
                <c:pt idx="5">
                  <c:v>53.14577801775065</c:v>
                </c:pt>
                <c:pt idx="6">
                  <c:v>53.18595291202343</c:v>
                </c:pt>
                <c:pt idx="7">
                  <c:v>55.5785914443303</c:v>
                </c:pt>
                <c:pt idx="8">
                  <c:v>53.25486215784053</c:v>
                </c:pt>
                <c:pt idx="9">
                  <c:v>53.19594309601746</c:v>
                </c:pt>
                <c:pt idx="10">
                  <c:v>53.25703832552091</c:v>
                </c:pt>
                <c:pt idx="11">
                  <c:v>53.28178425027437</c:v>
                </c:pt>
                <c:pt idx="12">
                  <c:v>53.49845898980898</c:v>
                </c:pt>
                <c:pt idx="13">
                  <c:v>53.40170094712588</c:v>
                </c:pt>
                <c:pt idx="14">
                  <c:v>53.42374520267725</c:v>
                </c:pt>
                <c:pt idx="15">
                  <c:v>53.92673830410198</c:v>
                </c:pt>
                <c:pt idx="16">
                  <c:v>56.04642337367484</c:v>
                </c:pt>
                <c:pt idx="17">
                  <c:v>55.16976260102497</c:v>
                </c:pt>
                <c:pt idx="18">
                  <c:v>53.95571275017656</c:v>
                </c:pt>
                <c:pt idx="19">
                  <c:v>55.02676550081421</c:v>
                </c:pt>
                <c:pt idx="20">
                  <c:v>53.73061993546296</c:v>
                </c:pt>
                <c:pt idx="21">
                  <c:v>53.40170094712588</c:v>
                </c:pt>
                <c:pt idx="22">
                  <c:v>53.19594309601746</c:v>
                </c:pt>
                <c:pt idx="23">
                  <c:v>53.15468877789182</c:v>
                </c:pt>
              </c:numCache>
            </c:numRef>
          </c:val>
          <c:smooth val="0"/>
          <c:extLst xmlns:c16r2="http://schemas.microsoft.com/office/drawing/2015/06/chart">
            <c:ext xmlns:c16="http://schemas.microsoft.com/office/drawing/2014/chart" uri="{C3380CC4-5D6E-409C-BE32-E72D297353CC}">
              <c16:uniqueId val="{00000003-C888-4C6D-A598-5D06EB6DB74A}"/>
            </c:ext>
          </c:extLst>
        </c:ser>
        <c:ser>
          <c:idx val="4"/>
          <c:order val="4"/>
          <c:tx>
            <c:strRef>
              <c:f>Time_Speed!$A$39</c:f>
              <c:strCache>
                <c:ptCount val="1"/>
                <c:pt idx="0">
                  <c:v>Scenario_4</c:v>
                </c:pt>
              </c:strCache>
            </c:strRef>
          </c:tx>
          <c:spPr>
            <a:ln w="28575" cap="rnd">
              <a:solidFill>
                <a:schemeClr val="accent5"/>
              </a:solidFill>
              <a:round/>
            </a:ln>
            <a:effectLst/>
          </c:spPr>
          <c:marker>
            <c:symbol val="none"/>
          </c:marker>
          <c:cat>
            <c:strRef>
              <c:f>Time_Speed!$B$34:$Y$34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Time_Speed!$B$39:$Y$39</c:f>
              <c:numCache>
                <c:formatCode>0.00</c:formatCode>
                <c:ptCount val="24"/>
                <c:pt idx="0">
                  <c:v>53.1454055391742</c:v>
                </c:pt>
                <c:pt idx="1">
                  <c:v>53.14529573662115</c:v>
                </c:pt>
                <c:pt idx="2">
                  <c:v>53.14548357501282</c:v>
                </c:pt>
                <c:pt idx="3">
                  <c:v>53.14529504603883</c:v>
                </c:pt>
                <c:pt idx="4">
                  <c:v>53.14529504603883</c:v>
                </c:pt>
                <c:pt idx="5">
                  <c:v>53.14575538808806</c:v>
                </c:pt>
                <c:pt idx="6">
                  <c:v>53.18061537596136</c:v>
                </c:pt>
                <c:pt idx="7">
                  <c:v>55.25871346912375</c:v>
                </c:pt>
                <c:pt idx="8">
                  <c:v>53.24047827479016</c:v>
                </c:pt>
                <c:pt idx="9">
                  <c:v>53.1935702032816</c:v>
                </c:pt>
                <c:pt idx="10">
                  <c:v>53.25180308577459</c:v>
                </c:pt>
                <c:pt idx="11">
                  <c:v>53.27538964961192</c:v>
                </c:pt>
                <c:pt idx="12">
                  <c:v>53.48191305166286</c:v>
                </c:pt>
                <c:pt idx="13">
                  <c:v>53.38968817954561</c:v>
                </c:pt>
                <c:pt idx="14">
                  <c:v>53.41069964888025</c:v>
                </c:pt>
                <c:pt idx="15">
                  <c:v>53.82406802796535</c:v>
                </c:pt>
                <c:pt idx="16">
                  <c:v>55.66504482454423</c:v>
                </c:pt>
                <c:pt idx="17">
                  <c:v>54.90362766330123</c:v>
                </c:pt>
                <c:pt idx="18">
                  <c:v>53.91769825269053</c:v>
                </c:pt>
                <c:pt idx="19">
                  <c:v>54.93851082517741</c:v>
                </c:pt>
                <c:pt idx="20">
                  <c:v>53.70316393114464</c:v>
                </c:pt>
                <c:pt idx="21">
                  <c:v>53.38968817954561</c:v>
                </c:pt>
                <c:pt idx="22">
                  <c:v>53.1935702032816</c:v>
                </c:pt>
                <c:pt idx="23">
                  <c:v>53.15424867394494</c:v>
                </c:pt>
              </c:numCache>
            </c:numRef>
          </c:val>
          <c:smooth val="0"/>
          <c:extLst xmlns:c16r2="http://schemas.microsoft.com/office/drawing/2015/06/chart">
            <c:ext xmlns:c16="http://schemas.microsoft.com/office/drawing/2014/chart" uri="{C3380CC4-5D6E-409C-BE32-E72D297353CC}">
              <c16:uniqueId val="{00000004-C888-4C6D-A598-5D06EB6DB74A}"/>
            </c:ext>
          </c:extLst>
        </c:ser>
        <c:ser>
          <c:idx val="5"/>
          <c:order val="5"/>
          <c:tx>
            <c:strRef>
              <c:f>Time_Speed!$A$40</c:f>
              <c:strCache>
                <c:ptCount val="1"/>
                <c:pt idx="0">
                  <c:v>Scenario_5</c:v>
                </c:pt>
              </c:strCache>
            </c:strRef>
          </c:tx>
          <c:spPr>
            <a:ln w="28575" cap="rnd">
              <a:solidFill>
                <a:schemeClr val="accent6"/>
              </a:solidFill>
              <a:round/>
            </a:ln>
            <a:effectLst/>
          </c:spPr>
          <c:marker>
            <c:symbol val="none"/>
          </c:marker>
          <c:cat>
            <c:strRef>
              <c:f>Time_Speed!$B$34:$Y$34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Time_Speed!$B$40:$Y$40</c:f>
              <c:numCache>
                <c:formatCode>0.00</c:formatCode>
                <c:ptCount val="24"/>
                <c:pt idx="0">
                  <c:v>53.14539970355178</c:v>
                </c:pt>
                <c:pt idx="1">
                  <c:v>53.14529569773318</c:v>
                </c:pt>
                <c:pt idx="2">
                  <c:v>53.14547361969537</c:v>
                </c:pt>
                <c:pt idx="3">
                  <c:v>53.14529504360832</c:v>
                </c:pt>
                <c:pt idx="4">
                  <c:v>53.14529504360832</c:v>
                </c:pt>
                <c:pt idx="5">
                  <c:v>53.14573108312092</c:v>
                </c:pt>
                <c:pt idx="6">
                  <c:v>53.17746041241003</c:v>
                </c:pt>
                <c:pt idx="7">
                  <c:v>55.06993293306718</c:v>
                </c:pt>
                <c:pt idx="8">
                  <c:v>53.23197610704936</c:v>
                </c:pt>
                <c:pt idx="9">
                  <c:v>53.1910216420156</c:v>
                </c:pt>
                <c:pt idx="10">
                  <c:v>53.246180273995</c:v>
                </c:pt>
                <c:pt idx="11">
                  <c:v>53.26852164775883</c:v>
                </c:pt>
                <c:pt idx="12">
                  <c:v>53.46414219481386</c:v>
                </c:pt>
                <c:pt idx="13">
                  <c:v>53.37678609009636</c:v>
                </c:pt>
                <c:pt idx="14">
                  <c:v>53.39668831479563</c:v>
                </c:pt>
                <c:pt idx="15">
                  <c:v>53.763437185215</c:v>
                </c:pt>
                <c:pt idx="16">
                  <c:v>55.43996885046408</c:v>
                </c:pt>
                <c:pt idx="17">
                  <c:v>54.74656604411624</c:v>
                </c:pt>
                <c:pt idx="18">
                  <c:v>53.87680204927526</c:v>
                </c:pt>
                <c:pt idx="19">
                  <c:v>54.8435651129066</c:v>
                </c:pt>
                <c:pt idx="20">
                  <c:v>53.6737127211923</c:v>
                </c:pt>
                <c:pt idx="21">
                  <c:v>53.37678609009636</c:v>
                </c:pt>
                <c:pt idx="22">
                  <c:v>53.1910216420156</c:v>
                </c:pt>
                <c:pt idx="23">
                  <c:v>53.15377598848367</c:v>
                </c:pt>
              </c:numCache>
            </c:numRef>
          </c:val>
          <c:smooth val="0"/>
          <c:extLst xmlns:c16r2="http://schemas.microsoft.com/office/drawing/2015/06/chart">
            <c:ext xmlns:c16="http://schemas.microsoft.com/office/drawing/2014/chart" uri="{C3380CC4-5D6E-409C-BE32-E72D297353CC}">
              <c16:uniqueId val="{00000005-C888-4C6D-A598-5D06EB6DB74A}"/>
            </c:ext>
          </c:extLst>
        </c:ser>
        <c:ser>
          <c:idx val="6"/>
          <c:order val="6"/>
          <c:tx>
            <c:strRef>
              <c:f>Time_Speed!$A$41</c:f>
              <c:strCache>
                <c:ptCount val="1"/>
                <c:pt idx="0">
                  <c:v>Scenario_6</c:v>
                </c:pt>
              </c:strCache>
            </c:strRef>
          </c:tx>
          <c:spPr>
            <a:ln w="28575" cap="rnd">
              <a:solidFill>
                <a:schemeClr val="accent1">
                  <a:lumMod val="60000"/>
                </a:schemeClr>
              </a:solidFill>
              <a:round/>
            </a:ln>
            <a:effectLst/>
          </c:spPr>
          <c:marker>
            <c:symbol val="none"/>
          </c:marker>
          <c:cat>
            <c:strRef>
              <c:f>Time_Speed!$B$34:$Y$34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Time_Speed!$B$41:$Y$41</c:f>
              <c:numCache>
                <c:formatCode>0.00</c:formatCode>
                <c:ptCount val="24"/>
                <c:pt idx="0">
                  <c:v>53.14539611931063</c:v>
                </c:pt>
                <c:pt idx="1">
                  <c:v>53.14529567384815</c:v>
                </c:pt>
                <c:pt idx="2">
                  <c:v>53.14546750513636</c:v>
                </c:pt>
                <c:pt idx="3">
                  <c:v>53.14529504211552</c:v>
                </c:pt>
                <c:pt idx="4">
                  <c:v>53.14529504211552</c:v>
                </c:pt>
                <c:pt idx="5">
                  <c:v>53.14571615500218</c:v>
                </c:pt>
                <c:pt idx="6">
                  <c:v>53.1736752547711</c:v>
                </c:pt>
                <c:pt idx="7">
                  <c:v>54.84344561584456</c:v>
                </c:pt>
                <c:pt idx="8">
                  <c:v>53.2217756578777</c:v>
                </c:pt>
                <c:pt idx="9">
                  <c:v>53.18945631490963</c:v>
                </c:pt>
                <c:pt idx="10">
                  <c:v>53.24272674122771</c:v>
                </c:pt>
                <c:pt idx="11">
                  <c:v>53.26430331890963</c:v>
                </c:pt>
                <c:pt idx="12">
                  <c:v>53.45322732904363</c:v>
                </c:pt>
                <c:pt idx="13">
                  <c:v>53.36886162282421</c:v>
                </c:pt>
                <c:pt idx="14">
                  <c:v>53.38808254893821</c:v>
                </c:pt>
                <c:pt idx="15">
                  <c:v>53.6906955211992</c:v>
                </c:pt>
                <c:pt idx="16">
                  <c:v>55.16993648870167</c:v>
                </c:pt>
                <c:pt idx="17">
                  <c:v>54.55813185666835</c:v>
                </c:pt>
                <c:pt idx="18">
                  <c:v>53.85187603848855</c:v>
                </c:pt>
                <c:pt idx="19">
                  <c:v>54.78574065858713</c:v>
                </c:pt>
                <c:pt idx="20">
                  <c:v>53.655623778948</c:v>
                </c:pt>
                <c:pt idx="21">
                  <c:v>53.36886162282421</c:v>
                </c:pt>
                <c:pt idx="22">
                  <c:v>53.18945631490963</c:v>
                </c:pt>
                <c:pt idx="23">
                  <c:v>53.15348566493049</c:v>
                </c:pt>
              </c:numCache>
            </c:numRef>
          </c:val>
          <c:smooth val="0"/>
          <c:extLst xmlns:c16r2="http://schemas.microsoft.com/office/drawing/2015/06/chart">
            <c:ext xmlns:c16="http://schemas.microsoft.com/office/drawing/2014/chart" uri="{C3380CC4-5D6E-409C-BE32-E72D297353CC}">
              <c16:uniqueId val="{00000006-C888-4C6D-A598-5D06EB6DB74A}"/>
            </c:ext>
          </c:extLst>
        </c:ser>
        <c:ser>
          <c:idx val="7"/>
          <c:order val="7"/>
          <c:tx>
            <c:strRef>
              <c:f>Time_Speed!$A$42</c:f>
              <c:strCache>
                <c:ptCount val="1"/>
                <c:pt idx="0">
                  <c:v>Scenario_7</c:v>
                </c:pt>
              </c:strCache>
            </c:strRef>
          </c:tx>
          <c:spPr>
            <a:ln w="28575" cap="rnd">
              <a:solidFill>
                <a:schemeClr val="accent2">
                  <a:lumMod val="60000"/>
                </a:schemeClr>
              </a:solidFill>
              <a:round/>
            </a:ln>
            <a:effectLst/>
          </c:spPr>
          <c:marker>
            <c:symbol val="none"/>
          </c:marker>
          <c:cat>
            <c:strRef>
              <c:f>Time_Speed!$B$34:$Y$34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Time_Speed!$B$42:$Y$42</c:f>
              <c:numCache>
                <c:formatCode>0.00</c:formatCode>
                <c:ptCount val="24"/>
                <c:pt idx="0">
                  <c:v>53.14539147492693</c:v>
                </c:pt>
                <c:pt idx="1">
                  <c:v>53.14529564289855</c:v>
                </c:pt>
                <c:pt idx="2">
                  <c:v>53.14545958202008</c:v>
                </c:pt>
                <c:pt idx="3">
                  <c:v>53.14529504018116</c:v>
                </c:pt>
                <c:pt idx="4">
                  <c:v>53.14529504018116</c:v>
                </c:pt>
                <c:pt idx="5">
                  <c:v>53.145696811462</c:v>
                </c:pt>
                <c:pt idx="6">
                  <c:v>53.16949487355942</c:v>
                </c:pt>
                <c:pt idx="7">
                  <c:v>54.59330984510464</c:v>
                </c:pt>
                <c:pt idx="8">
                  <c:v>53.21051013867738</c:v>
                </c:pt>
                <c:pt idx="9">
                  <c:v>53.18742799717498</c:v>
                </c:pt>
                <c:pt idx="10">
                  <c:v>53.23825172662353</c:v>
                </c:pt>
                <c:pt idx="11">
                  <c:v>53.25883729766694</c:v>
                </c:pt>
                <c:pt idx="12">
                  <c:v>53.43908407708092</c:v>
                </c:pt>
                <c:pt idx="13">
                  <c:v>53.35859326579379</c:v>
                </c:pt>
                <c:pt idx="14">
                  <c:v>53.37693137971972</c:v>
                </c:pt>
                <c:pt idx="15">
                  <c:v>53.61035860747555</c:v>
                </c:pt>
                <c:pt idx="16">
                  <c:v>54.87170896150484</c:v>
                </c:pt>
                <c:pt idx="17">
                  <c:v>54.35002249786249</c:v>
                </c:pt>
                <c:pt idx="18">
                  <c:v>53.81942295465704</c:v>
                </c:pt>
                <c:pt idx="19">
                  <c:v>54.71035432873122</c:v>
                </c:pt>
                <c:pt idx="20">
                  <c:v>53.6321845105544</c:v>
                </c:pt>
                <c:pt idx="21">
                  <c:v>53.35859326579379</c:v>
                </c:pt>
                <c:pt idx="22">
                  <c:v>53.18742799717498</c:v>
                </c:pt>
                <c:pt idx="23">
                  <c:v>53.15310946980689</c:v>
                </c:pt>
              </c:numCache>
            </c:numRef>
          </c:val>
          <c:smooth val="0"/>
          <c:extLst xmlns:c16r2="http://schemas.microsoft.com/office/drawing/2015/06/chart">
            <c:ext xmlns:c16="http://schemas.microsoft.com/office/drawing/2014/chart" uri="{C3380CC4-5D6E-409C-BE32-E72D297353CC}">
              <c16:uniqueId val="{00000007-C888-4C6D-A598-5D06EB6DB74A}"/>
            </c:ext>
          </c:extLst>
        </c:ser>
        <c:ser>
          <c:idx val="8"/>
          <c:order val="8"/>
          <c:tx>
            <c:strRef>
              <c:f>Time_Speed!$A$43</c:f>
              <c:strCache>
                <c:ptCount val="1"/>
                <c:pt idx="0">
                  <c:v>Scenario_8</c:v>
                </c:pt>
              </c:strCache>
            </c:strRef>
          </c:tx>
          <c:spPr>
            <a:ln w="28575" cap="rnd">
              <a:solidFill>
                <a:schemeClr val="accent3">
                  <a:lumMod val="60000"/>
                </a:schemeClr>
              </a:solidFill>
              <a:round/>
            </a:ln>
            <a:effectLst/>
          </c:spPr>
          <c:marker>
            <c:symbol val="none"/>
          </c:marker>
          <c:cat>
            <c:strRef>
              <c:f>Time_Speed!$B$34:$Y$34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Time_Speed!$B$43:$Y$43</c:f>
              <c:numCache>
                <c:formatCode>0.00</c:formatCode>
                <c:ptCount val="24"/>
                <c:pt idx="0">
                  <c:v>53.14538809731933</c:v>
                </c:pt>
                <c:pt idx="1">
                  <c:v>53.14529562039051</c:v>
                </c:pt>
                <c:pt idx="2">
                  <c:v>53.14545381996882</c:v>
                </c:pt>
                <c:pt idx="3">
                  <c:v>53.14529503877441</c:v>
                </c:pt>
                <c:pt idx="4">
                  <c:v>53.14529503877441</c:v>
                </c:pt>
                <c:pt idx="5">
                  <c:v>53.14568274395833</c:v>
                </c:pt>
                <c:pt idx="6">
                  <c:v>53.16723562137312</c:v>
                </c:pt>
                <c:pt idx="7">
                  <c:v>54.45812605226</c:v>
                </c:pt>
                <c:pt idx="8">
                  <c:v>53.20442178278336</c:v>
                </c:pt>
                <c:pt idx="9">
                  <c:v>53.18595291202343</c:v>
                </c:pt>
                <c:pt idx="10">
                  <c:v>53.23499729197927</c:v>
                </c:pt>
                <c:pt idx="11">
                  <c:v>53.25486215784053</c:v>
                </c:pt>
                <c:pt idx="12">
                  <c:v>53.42880271513505</c:v>
                </c:pt>
                <c:pt idx="13">
                  <c:v>53.35112564843777</c:v>
                </c:pt>
                <c:pt idx="14">
                  <c:v>53.36882174106</c:v>
                </c:pt>
                <c:pt idx="15">
                  <c:v>53.56694119169611</c:v>
                </c:pt>
                <c:pt idx="16">
                  <c:v>54.71053437932098</c:v>
                </c:pt>
                <c:pt idx="17">
                  <c:v>54.23755152881751</c:v>
                </c:pt>
                <c:pt idx="18">
                  <c:v>53.79590120109527</c:v>
                </c:pt>
                <c:pt idx="19">
                  <c:v>54.65589446677075</c:v>
                </c:pt>
                <c:pt idx="20">
                  <c:v>53.6151959032865</c:v>
                </c:pt>
                <c:pt idx="21">
                  <c:v>53.35112564843777</c:v>
                </c:pt>
                <c:pt idx="22">
                  <c:v>53.18595291202343</c:v>
                </c:pt>
                <c:pt idx="23">
                  <c:v>53.15283588357251</c:v>
                </c:pt>
              </c:numCache>
            </c:numRef>
          </c:val>
          <c:smooth val="0"/>
          <c:extLst xmlns:c16r2="http://schemas.microsoft.com/office/drawing/2015/06/chart">
            <c:ext xmlns:c16="http://schemas.microsoft.com/office/drawing/2014/chart" uri="{C3380CC4-5D6E-409C-BE32-E72D297353CC}">
              <c16:uniqueId val="{00000008-C888-4C6D-A598-5D06EB6DB74A}"/>
            </c:ext>
          </c:extLst>
        </c:ser>
        <c:dLbls>
          <c:showLegendKey val="0"/>
          <c:showVal val="0"/>
          <c:showCatName val="0"/>
          <c:showSerName val="0"/>
          <c:showPercent val="0"/>
          <c:showBubbleSize val="0"/>
        </c:dLbls>
        <c:smooth val="0"/>
        <c:axId val="1742893520"/>
        <c:axId val="1742895568"/>
      </c:lineChart>
      <c:catAx>
        <c:axId val="1742893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742895568"/>
        <c:crosses val="autoZero"/>
        <c:auto val="1"/>
        <c:lblAlgn val="ctr"/>
        <c:lblOffset val="100"/>
        <c:noMultiLvlLbl val="0"/>
      </c:catAx>
      <c:valAx>
        <c:axId val="1742895568"/>
        <c:scaling>
          <c:orientation val="minMax"/>
          <c:max val="65.0"/>
          <c:min val="4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a:t>Travel time (minutes)</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7428935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en-US"/>
    </a:p>
  </c:txPr>
  <c:externalData r:id="rId3">
    <c:autoUpdate val="0"/>
  </c:externalData>
  <c:userShapes r:id="rId4"/>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Time_Speed!$A$67</c:f>
              <c:strCache>
                <c:ptCount val="1"/>
                <c:pt idx="0">
                  <c:v>Base</c:v>
                </c:pt>
              </c:strCache>
            </c:strRef>
          </c:tx>
          <c:spPr>
            <a:ln w="28575" cap="rnd">
              <a:solidFill>
                <a:schemeClr val="accent1"/>
              </a:solidFill>
              <a:round/>
            </a:ln>
            <a:effectLst/>
          </c:spPr>
          <c:marker>
            <c:symbol val="none"/>
          </c:marker>
          <c:dLbls>
            <c:dLbl>
              <c:idx val="7"/>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9D0B-460B-883D-A5282AB6A081}"/>
                </c:ext>
                <c:ext xmlns:c15="http://schemas.microsoft.com/office/drawing/2012/chart" uri="{CE6537A1-D6FC-4f65-9D91-7224C49458BB}"/>
              </c:extLst>
            </c:dLbl>
            <c:dLbl>
              <c:idx val="16"/>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9D0B-460B-883D-A5282AB6A08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Time_Speed!$B$66:$Y$66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Time_Speed!$B$67:$Y$67</c:f>
              <c:numCache>
                <c:formatCode>0.00</c:formatCode>
                <c:ptCount val="24"/>
                <c:pt idx="0">
                  <c:v>53.14543631056408</c:v>
                </c:pt>
                <c:pt idx="1">
                  <c:v>53.14529594167838</c:v>
                </c:pt>
                <c:pt idx="2">
                  <c:v>53.14553606966521</c:v>
                </c:pt>
                <c:pt idx="3">
                  <c:v>53.1452950588549</c:v>
                </c:pt>
                <c:pt idx="4">
                  <c:v>53.1452950588549</c:v>
                </c:pt>
                <c:pt idx="5">
                  <c:v>53.14588354882074</c:v>
                </c:pt>
                <c:pt idx="6">
                  <c:v>53.2070088342618</c:v>
                </c:pt>
                <c:pt idx="7">
                  <c:v>56.83799205115825</c:v>
                </c:pt>
                <c:pt idx="8">
                  <c:v>53.31160480301786</c:v>
                </c:pt>
                <c:pt idx="9">
                  <c:v>53.2070088342618</c:v>
                </c:pt>
                <c:pt idx="10">
                  <c:v>53.28145232078406</c:v>
                </c:pt>
                <c:pt idx="11">
                  <c:v>53.31160480301786</c:v>
                </c:pt>
                <c:pt idx="12">
                  <c:v>53.57561924875411</c:v>
                </c:pt>
                <c:pt idx="13">
                  <c:v>53.45772123672418</c:v>
                </c:pt>
                <c:pt idx="14">
                  <c:v>53.48458178150239</c:v>
                </c:pt>
                <c:pt idx="15">
                  <c:v>54.33128707685189</c:v>
                </c:pt>
                <c:pt idx="16">
                  <c:v>57.54795960660604</c:v>
                </c:pt>
                <c:pt idx="17">
                  <c:v>56.21756575635393</c:v>
                </c:pt>
                <c:pt idx="18">
                  <c:v>54.1327163481066</c:v>
                </c:pt>
                <c:pt idx="19">
                  <c:v>55.43769804880625</c:v>
                </c:pt>
                <c:pt idx="20">
                  <c:v>53.85846093352292</c:v>
                </c:pt>
                <c:pt idx="21">
                  <c:v>53.45772123672418</c:v>
                </c:pt>
                <c:pt idx="22">
                  <c:v>53.2070088342618</c:v>
                </c:pt>
                <c:pt idx="23">
                  <c:v>53.15674115672198</c:v>
                </c:pt>
              </c:numCache>
            </c:numRef>
          </c:val>
          <c:smooth val="0"/>
          <c:extLst xmlns:c16r2="http://schemas.microsoft.com/office/drawing/2015/06/chart">
            <c:ext xmlns:c16="http://schemas.microsoft.com/office/drawing/2014/chart" uri="{C3380CC4-5D6E-409C-BE32-E72D297353CC}">
              <c16:uniqueId val="{00000000-87DD-4C03-BB20-E4404521ACC5}"/>
            </c:ext>
          </c:extLst>
        </c:ser>
        <c:ser>
          <c:idx val="1"/>
          <c:order val="1"/>
          <c:tx>
            <c:strRef>
              <c:f>Time_Speed!$A$68</c:f>
              <c:strCache>
                <c:ptCount val="1"/>
                <c:pt idx="0">
                  <c:v>Scenario_1</c:v>
                </c:pt>
              </c:strCache>
            </c:strRef>
          </c:tx>
          <c:spPr>
            <a:ln w="28575" cap="rnd">
              <a:solidFill>
                <a:schemeClr val="accent2"/>
              </a:solidFill>
              <a:round/>
            </a:ln>
            <a:effectLst/>
          </c:spPr>
          <c:marker>
            <c:symbol val="none"/>
          </c:marker>
          <c:cat>
            <c:strRef>
              <c:f>Time_Speed!$B$66:$Y$66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Time_Speed!$B$68:$Y$68</c:f>
              <c:numCache>
                <c:formatCode>0.00</c:formatCode>
                <c:ptCount val="24"/>
                <c:pt idx="0">
                  <c:v>53.14540981748181</c:v>
                </c:pt>
                <c:pt idx="1">
                  <c:v>53.14529576513134</c:v>
                </c:pt>
                <c:pt idx="2">
                  <c:v>53.14549087362118</c:v>
                </c:pt>
                <c:pt idx="3">
                  <c:v>53.1452950478207</c:v>
                </c:pt>
                <c:pt idx="4">
                  <c:v>53.1452950478207</c:v>
                </c:pt>
                <c:pt idx="5">
                  <c:v>53.14577320694763</c:v>
                </c:pt>
                <c:pt idx="6">
                  <c:v>53.18851919144796</c:v>
                </c:pt>
                <c:pt idx="7">
                  <c:v>55.7316420101759</c:v>
                </c:pt>
                <c:pt idx="8">
                  <c:v>53.26177790613127</c:v>
                </c:pt>
                <c:pt idx="9">
                  <c:v>53.1954386469831</c:v>
                </c:pt>
                <c:pt idx="10">
                  <c:v>53.25592537503213</c:v>
                </c:pt>
                <c:pt idx="11">
                  <c:v>53.28042483196057</c:v>
                </c:pt>
                <c:pt idx="12">
                  <c:v>53.49494151749879</c:v>
                </c:pt>
                <c:pt idx="13">
                  <c:v>53.3991471730298</c:v>
                </c:pt>
                <c:pt idx="14">
                  <c:v>53.42097186887022</c:v>
                </c:pt>
                <c:pt idx="15">
                  <c:v>53.97596042793965</c:v>
                </c:pt>
                <c:pt idx="16">
                  <c:v>56.22976788819735</c:v>
                </c:pt>
                <c:pt idx="17">
                  <c:v>55.29709845945703</c:v>
                </c:pt>
                <c:pt idx="18">
                  <c:v>53.94759335194836</c:v>
                </c:pt>
                <c:pt idx="19">
                  <c:v>55.00791544236913</c:v>
                </c:pt>
                <c:pt idx="20">
                  <c:v>53.72475568757077</c:v>
                </c:pt>
                <c:pt idx="21">
                  <c:v>53.3991471730298</c:v>
                </c:pt>
                <c:pt idx="22">
                  <c:v>53.1954386469831</c:v>
                </c:pt>
                <c:pt idx="23">
                  <c:v>53.15459521686324</c:v>
                </c:pt>
              </c:numCache>
            </c:numRef>
          </c:val>
          <c:smooth val="0"/>
          <c:extLst xmlns:c16r2="http://schemas.microsoft.com/office/drawing/2015/06/chart">
            <c:ext xmlns:c16="http://schemas.microsoft.com/office/drawing/2014/chart" uri="{C3380CC4-5D6E-409C-BE32-E72D297353CC}">
              <c16:uniqueId val="{00000001-87DD-4C03-BB20-E4404521ACC5}"/>
            </c:ext>
          </c:extLst>
        </c:ser>
        <c:ser>
          <c:idx val="2"/>
          <c:order val="2"/>
          <c:tx>
            <c:strRef>
              <c:f>Time_Speed!$A$69</c:f>
              <c:strCache>
                <c:ptCount val="1"/>
                <c:pt idx="0">
                  <c:v>Scenario_2</c:v>
                </c:pt>
              </c:strCache>
            </c:strRef>
          </c:tx>
          <c:spPr>
            <a:ln w="28575" cap="rnd">
              <a:solidFill>
                <a:schemeClr val="accent3"/>
              </a:solidFill>
              <a:round/>
            </a:ln>
            <a:effectLst/>
          </c:spPr>
          <c:marker>
            <c:symbol val="none"/>
          </c:marker>
          <c:cat>
            <c:strRef>
              <c:f>Time_Speed!$B$66:$Y$66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Time_Speed!$B$69:$Y$69</c:f>
              <c:numCache>
                <c:formatCode>0.00</c:formatCode>
                <c:ptCount val="24"/>
                <c:pt idx="0">
                  <c:v>53.14540332843392</c:v>
                </c:pt>
                <c:pt idx="1">
                  <c:v>53.14529572188902</c:v>
                </c:pt>
                <c:pt idx="2">
                  <c:v>53.1454798035882</c:v>
                </c:pt>
                <c:pt idx="3">
                  <c:v>53.1452950451181</c:v>
                </c:pt>
                <c:pt idx="4">
                  <c:v>53.1452950451181</c:v>
                </c:pt>
                <c:pt idx="5">
                  <c:v>53.14574618050784</c:v>
                </c:pt>
                <c:pt idx="6">
                  <c:v>53.18401187263314</c:v>
                </c:pt>
                <c:pt idx="7">
                  <c:v>55.461943719053</c:v>
                </c:pt>
                <c:pt idx="8">
                  <c:v>53.24963133775313</c:v>
                </c:pt>
                <c:pt idx="9">
                  <c:v>53.19260471859605</c:v>
                </c:pt>
                <c:pt idx="10">
                  <c:v>53.24967296655343</c:v>
                </c:pt>
                <c:pt idx="11">
                  <c:v>53.27278780729947</c:v>
                </c:pt>
                <c:pt idx="12">
                  <c:v>53.47518082479065</c:v>
                </c:pt>
                <c:pt idx="13">
                  <c:v>53.3848004127717</c:v>
                </c:pt>
                <c:pt idx="14">
                  <c:v>53.40539165959256</c:v>
                </c:pt>
                <c:pt idx="15">
                  <c:v>53.8893517229621</c:v>
                </c:pt>
                <c:pt idx="16">
                  <c:v>55.90734863886188</c:v>
                </c:pt>
                <c:pt idx="17">
                  <c:v>55.0727133654279</c:v>
                </c:pt>
                <c:pt idx="18">
                  <c:v>53.90225049758767</c:v>
                </c:pt>
                <c:pt idx="19">
                  <c:v>54.90264721134934</c:v>
                </c:pt>
                <c:pt idx="20">
                  <c:v>53.69200677120137</c:v>
                </c:pt>
                <c:pt idx="21">
                  <c:v>53.3848004127717</c:v>
                </c:pt>
                <c:pt idx="22">
                  <c:v>53.19260471859605</c:v>
                </c:pt>
                <c:pt idx="23">
                  <c:v>53.15406960394836</c:v>
                </c:pt>
              </c:numCache>
            </c:numRef>
          </c:val>
          <c:smooth val="0"/>
          <c:extLst xmlns:c16r2="http://schemas.microsoft.com/office/drawing/2015/06/chart">
            <c:ext xmlns:c16="http://schemas.microsoft.com/office/drawing/2014/chart" uri="{C3380CC4-5D6E-409C-BE32-E72D297353CC}">
              <c16:uniqueId val="{00000002-87DD-4C03-BB20-E4404521ACC5}"/>
            </c:ext>
          </c:extLst>
        </c:ser>
        <c:ser>
          <c:idx val="3"/>
          <c:order val="3"/>
          <c:tx>
            <c:strRef>
              <c:f>Time_Speed!$A$70</c:f>
              <c:strCache>
                <c:ptCount val="1"/>
                <c:pt idx="0">
                  <c:v>Scenario_3</c:v>
                </c:pt>
              </c:strCache>
            </c:strRef>
          </c:tx>
          <c:spPr>
            <a:ln w="28575" cap="rnd">
              <a:solidFill>
                <a:schemeClr val="accent4"/>
              </a:solidFill>
              <a:round/>
            </a:ln>
            <a:effectLst/>
          </c:spPr>
          <c:marker>
            <c:symbol val="none"/>
          </c:marker>
          <c:cat>
            <c:strRef>
              <c:f>Time_Speed!$B$66:$Y$66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Time_Speed!$B$70:$Y$70</c:f>
              <c:numCache>
                <c:formatCode>0.00</c:formatCode>
                <c:ptCount val="24"/>
                <c:pt idx="0">
                  <c:v>53.14539935317302</c:v>
                </c:pt>
                <c:pt idx="1">
                  <c:v>53.1452956953983</c:v>
                </c:pt>
                <c:pt idx="2">
                  <c:v>53.1454730219663</c:v>
                </c:pt>
                <c:pt idx="3">
                  <c:v>53.1452950434624</c:v>
                </c:pt>
                <c:pt idx="4">
                  <c:v>53.1452950434624</c:v>
                </c:pt>
                <c:pt idx="5">
                  <c:v>53.145729623818</c:v>
                </c:pt>
                <c:pt idx="6">
                  <c:v>53.18063478382003</c:v>
                </c:pt>
                <c:pt idx="7">
                  <c:v>55.25987346122614</c:v>
                </c:pt>
                <c:pt idx="8">
                  <c:v>53.24053057487334</c:v>
                </c:pt>
                <c:pt idx="9">
                  <c:v>53.1908686233538</c:v>
                </c:pt>
                <c:pt idx="10">
                  <c:v>53.24584267340932</c:v>
                </c:pt>
                <c:pt idx="11">
                  <c:v>53.2681092832148</c:v>
                </c:pt>
                <c:pt idx="12">
                  <c:v>53.46307521495705</c:v>
                </c:pt>
                <c:pt idx="13">
                  <c:v>53.37601143199212</c:v>
                </c:pt>
                <c:pt idx="14">
                  <c:v>53.39584705468446</c:v>
                </c:pt>
                <c:pt idx="15">
                  <c:v>53.8244409981032</c:v>
                </c:pt>
                <c:pt idx="16">
                  <c:v>55.66642782613406</c:v>
                </c:pt>
                <c:pt idx="17">
                  <c:v>54.90459382113765</c:v>
                </c:pt>
                <c:pt idx="18">
                  <c:v>53.87447303255276</c:v>
                </c:pt>
                <c:pt idx="19">
                  <c:v>54.83817514029951</c:v>
                </c:pt>
                <c:pt idx="20">
                  <c:v>53.67194447270957</c:v>
                </c:pt>
                <c:pt idx="21">
                  <c:v>53.37601143199212</c:v>
                </c:pt>
                <c:pt idx="22">
                  <c:v>53.1908686233538</c:v>
                </c:pt>
                <c:pt idx="23">
                  <c:v>53.15374760777226</c:v>
                </c:pt>
              </c:numCache>
            </c:numRef>
          </c:val>
          <c:smooth val="0"/>
          <c:extLst xmlns:c16r2="http://schemas.microsoft.com/office/drawing/2015/06/chart">
            <c:ext xmlns:c16="http://schemas.microsoft.com/office/drawing/2014/chart" uri="{C3380CC4-5D6E-409C-BE32-E72D297353CC}">
              <c16:uniqueId val="{00000003-87DD-4C03-BB20-E4404521ACC5}"/>
            </c:ext>
          </c:extLst>
        </c:ser>
        <c:ser>
          <c:idx val="4"/>
          <c:order val="4"/>
          <c:tx>
            <c:strRef>
              <c:f>Time_Speed!$A$71</c:f>
              <c:strCache>
                <c:ptCount val="1"/>
                <c:pt idx="0">
                  <c:v>Scenario_4</c:v>
                </c:pt>
              </c:strCache>
            </c:strRef>
          </c:tx>
          <c:spPr>
            <a:ln w="28575" cap="rnd">
              <a:solidFill>
                <a:schemeClr val="accent5"/>
              </a:solidFill>
              <a:round/>
            </a:ln>
            <a:effectLst/>
          </c:spPr>
          <c:marker>
            <c:symbol val="none"/>
          </c:marker>
          <c:cat>
            <c:strRef>
              <c:f>Time_Speed!$B$66:$Y$66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Time_Speed!$B$71:$Y$71</c:f>
              <c:numCache>
                <c:formatCode>0.00</c:formatCode>
                <c:ptCount val="24"/>
                <c:pt idx="0">
                  <c:v>53.14539397351125</c:v>
                </c:pt>
                <c:pt idx="1">
                  <c:v>53.14529565954881</c:v>
                </c:pt>
                <c:pt idx="2">
                  <c:v>53.14546384449785</c:v>
                </c:pt>
                <c:pt idx="3">
                  <c:v>53.1452950412218</c:v>
                </c:pt>
                <c:pt idx="4">
                  <c:v>53.1452950412218</c:v>
                </c:pt>
                <c:pt idx="5">
                  <c:v>53.14570721789515</c:v>
                </c:pt>
                <c:pt idx="6">
                  <c:v>53.17600499243313</c:v>
                </c:pt>
                <c:pt idx="7">
                  <c:v>54.9828469473641</c:v>
                </c:pt>
                <c:pt idx="8">
                  <c:v>53.22805396081446</c:v>
                </c:pt>
                <c:pt idx="9">
                  <c:v>53.18851919144796</c:v>
                </c:pt>
                <c:pt idx="10">
                  <c:v>53.24065919459313</c:v>
                </c:pt>
                <c:pt idx="11">
                  <c:v>53.26177790613127</c:v>
                </c:pt>
                <c:pt idx="12">
                  <c:v>53.44669286214953</c:v>
                </c:pt>
                <c:pt idx="13">
                  <c:v>53.36411743481634</c:v>
                </c:pt>
                <c:pt idx="14">
                  <c:v>53.38293048260324</c:v>
                </c:pt>
                <c:pt idx="15">
                  <c:v>53.73546749713375</c:v>
                </c:pt>
                <c:pt idx="16">
                  <c:v>55.33613947277615</c:v>
                </c:pt>
                <c:pt idx="17">
                  <c:v>54.6741117509468</c:v>
                </c:pt>
                <c:pt idx="18">
                  <c:v>53.83688206328314</c:v>
                </c:pt>
                <c:pt idx="19">
                  <c:v>54.75088747977013</c:v>
                </c:pt>
                <c:pt idx="20">
                  <c:v>53.64479436205724</c:v>
                </c:pt>
                <c:pt idx="21">
                  <c:v>53.36411743481634</c:v>
                </c:pt>
                <c:pt idx="22">
                  <c:v>53.18851919144796</c:v>
                </c:pt>
                <c:pt idx="23">
                  <c:v>53.1533118551402</c:v>
                </c:pt>
              </c:numCache>
            </c:numRef>
          </c:val>
          <c:smooth val="0"/>
          <c:extLst xmlns:c16r2="http://schemas.microsoft.com/office/drawing/2015/06/chart">
            <c:ext xmlns:c16="http://schemas.microsoft.com/office/drawing/2014/chart" uri="{C3380CC4-5D6E-409C-BE32-E72D297353CC}">
              <c16:uniqueId val="{00000004-87DD-4C03-BB20-E4404521ACC5}"/>
            </c:ext>
          </c:extLst>
        </c:ser>
        <c:ser>
          <c:idx val="5"/>
          <c:order val="5"/>
          <c:tx>
            <c:strRef>
              <c:f>Time_Speed!$A$72</c:f>
              <c:strCache>
                <c:ptCount val="1"/>
                <c:pt idx="0">
                  <c:v>Scenario_5</c:v>
                </c:pt>
              </c:strCache>
            </c:strRef>
          </c:tx>
          <c:spPr>
            <a:ln w="28575" cap="rnd">
              <a:solidFill>
                <a:schemeClr val="accent6"/>
              </a:solidFill>
              <a:round/>
            </a:ln>
            <a:effectLst/>
          </c:spPr>
          <c:marker>
            <c:symbol val="none"/>
          </c:marker>
          <c:cat>
            <c:strRef>
              <c:f>Time_Speed!$B$66:$Y$66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Time_Speed!$B$72:$Y$72</c:f>
              <c:numCache>
                <c:formatCode>0.00</c:formatCode>
                <c:ptCount val="24"/>
                <c:pt idx="0">
                  <c:v>53.14538762637962</c:v>
                </c:pt>
                <c:pt idx="1">
                  <c:v>53.1452956172522</c:v>
                </c:pt>
                <c:pt idx="2">
                  <c:v>53.14545301656773</c:v>
                </c:pt>
                <c:pt idx="3">
                  <c:v>53.14529503857826</c:v>
                </c:pt>
                <c:pt idx="4">
                  <c:v>53.14529503857826</c:v>
                </c:pt>
                <c:pt idx="5">
                  <c:v>53.14568078252692</c:v>
                </c:pt>
                <c:pt idx="6">
                  <c:v>53.1725959520005</c:v>
                </c:pt>
                <c:pt idx="7">
                  <c:v>54.77886484281036</c:v>
                </c:pt>
                <c:pt idx="8">
                  <c:v>53.21886709292696</c:v>
                </c:pt>
                <c:pt idx="9">
                  <c:v>53.18574724133035</c:v>
                </c:pt>
                <c:pt idx="10">
                  <c:v>53.2345435268976</c:v>
                </c:pt>
                <c:pt idx="11">
                  <c:v>53.25430790387814</c:v>
                </c:pt>
                <c:pt idx="12">
                  <c:v>53.42736433772598</c:v>
                </c:pt>
                <c:pt idx="13">
                  <c:v>53.35008443962223</c:v>
                </c:pt>
                <c:pt idx="14">
                  <c:v>53.3676910140902</c:v>
                </c:pt>
                <c:pt idx="15">
                  <c:v>53.66995391515531</c:v>
                </c:pt>
                <c:pt idx="16">
                  <c:v>55.09293923679123</c:v>
                </c:pt>
                <c:pt idx="17">
                  <c:v>54.50440157849313</c:v>
                </c:pt>
                <c:pt idx="18">
                  <c:v>53.7923426907691</c:v>
                </c:pt>
                <c:pt idx="19">
                  <c:v>54.64748681861575</c:v>
                </c:pt>
                <c:pt idx="20">
                  <c:v>53.61262576112852</c:v>
                </c:pt>
                <c:pt idx="21">
                  <c:v>53.35008443962223</c:v>
                </c:pt>
                <c:pt idx="22">
                  <c:v>53.18574724133035</c:v>
                </c:pt>
                <c:pt idx="23">
                  <c:v>53.1527977374225</c:v>
                </c:pt>
              </c:numCache>
            </c:numRef>
          </c:val>
          <c:smooth val="0"/>
          <c:extLst xmlns:c16r2="http://schemas.microsoft.com/office/drawing/2015/06/chart">
            <c:ext xmlns:c16="http://schemas.microsoft.com/office/drawing/2014/chart" uri="{C3380CC4-5D6E-409C-BE32-E72D297353CC}">
              <c16:uniqueId val="{00000005-87DD-4C03-BB20-E4404521ACC5}"/>
            </c:ext>
          </c:extLst>
        </c:ser>
        <c:ser>
          <c:idx val="6"/>
          <c:order val="6"/>
          <c:tx>
            <c:strRef>
              <c:f>Time_Speed!$A$73</c:f>
              <c:strCache>
                <c:ptCount val="1"/>
                <c:pt idx="0">
                  <c:v>Scenario_6</c:v>
                </c:pt>
              </c:strCache>
            </c:strRef>
          </c:tx>
          <c:spPr>
            <a:ln w="28575" cap="rnd">
              <a:solidFill>
                <a:schemeClr val="accent1">
                  <a:lumMod val="60000"/>
                </a:schemeClr>
              </a:solidFill>
              <a:round/>
            </a:ln>
            <a:effectLst/>
          </c:spPr>
          <c:marker>
            <c:symbol val="none"/>
          </c:marker>
          <c:cat>
            <c:strRef>
              <c:f>Time_Speed!$B$66:$Y$66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Time_Speed!$B$73:$Y$73</c:f>
              <c:numCache>
                <c:formatCode>0.00</c:formatCode>
                <c:ptCount val="24"/>
                <c:pt idx="0">
                  <c:v>53.14538365278229</c:v>
                </c:pt>
                <c:pt idx="1">
                  <c:v>53.1452955907726</c:v>
                </c:pt>
                <c:pt idx="2">
                  <c:v>53.14544623778381</c:v>
                </c:pt>
                <c:pt idx="3">
                  <c:v>53.1452950369233</c:v>
                </c:pt>
                <c:pt idx="4">
                  <c:v>53.1452950369233</c:v>
                </c:pt>
                <c:pt idx="5">
                  <c:v>53.14566423276583</c:v>
                </c:pt>
                <c:pt idx="6">
                  <c:v>53.16936620512543</c:v>
                </c:pt>
                <c:pt idx="7">
                  <c:v>54.5856108826124</c:v>
                </c:pt>
                <c:pt idx="8">
                  <c:v>53.21016339504803</c:v>
                </c:pt>
                <c:pt idx="9">
                  <c:v>53.18401187263314</c:v>
                </c:pt>
                <c:pt idx="10">
                  <c:v>53.23071483666467</c:v>
                </c:pt>
                <c:pt idx="11">
                  <c:v>53.24963133775313</c:v>
                </c:pt>
                <c:pt idx="12">
                  <c:v>53.41526378939221</c:v>
                </c:pt>
                <c:pt idx="13">
                  <c:v>53.3412991369004</c:v>
                </c:pt>
                <c:pt idx="14">
                  <c:v>53.3581504034543</c:v>
                </c:pt>
                <c:pt idx="15">
                  <c:v>53.60789277109761</c:v>
                </c:pt>
                <c:pt idx="16">
                  <c:v>54.86252976635903</c:v>
                </c:pt>
                <c:pt idx="17">
                  <c:v>54.34361706695574</c:v>
                </c:pt>
                <c:pt idx="18">
                  <c:v>53.76476496211502</c:v>
                </c:pt>
                <c:pt idx="19">
                  <c:v>54.583460004971</c:v>
                </c:pt>
                <c:pt idx="20">
                  <c:v>53.5927077225588</c:v>
                </c:pt>
                <c:pt idx="21">
                  <c:v>53.3412991369004</c:v>
                </c:pt>
                <c:pt idx="22">
                  <c:v>53.18401187263314</c:v>
                </c:pt>
                <c:pt idx="23">
                  <c:v>53.15247587600422</c:v>
                </c:pt>
              </c:numCache>
            </c:numRef>
          </c:val>
          <c:smooth val="0"/>
          <c:extLst xmlns:c16r2="http://schemas.microsoft.com/office/drawing/2015/06/chart">
            <c:ext xmlns:c16="http://schemas.microsoft.com/office/drawing/2014/chart" uri="{C3380CC4-5D6E-409C-BE32-E72D297353CC}">
              <c16:uniqueId val="{00000006-87DD-4C03-BB20-E4404521ACC5}"/>
            </c:ext>
          </c:extLst>
        </c:ser>
        <c:ser>
          <c:idx val="7"/>
          <c:order val="7"/>
          <c:tx>
            <c:strRef>
              <c:f>Time_Speed!$A$74</c:f>
              <c:strCache>
                <c:ptCount val="1"/>
                <c:pt idx="0">
                  <c:v>Scenario_7</c:v>
                </c:pt>
              </c:strCache>
            </c:strRef>
          </c:tx>
          <c:spPr>
            <a:ln w="28575" cap="rnd">
              <a:solidFill>
                <a:schemeClr val="accent2">
                  <a:lumMod val="60000"/>
                </a:schemeClr>
              </a:solidFill>
              <a:round/>
            </a:ln>
            <a:effectLst/>
          </c:spPr>
          <c:marker>
            <c:symbol val="none"/>
          </c:marker>
          <c:cat>
            <c:strRef>
              <c:f>Time_Speed!$B$66:$Y$66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Time_Speed!$B$74:$Y$74</c:f>
              <c:numCache>
                <c:formatCode>0.00</c:formatCode>
                <c:ptCount val="24"/>
                <c:pt idx="0">
                  <c:v>53.1453791442135</c:v>
                </c:pt>
                <c:pt idx="1">
                  <c:v>53.145295560728</c:v>
                </c:pt>
                <c:pt idx="2">
                  <c:v>53.14543854636198</c:v>
                </c:pt>
                <c:pt idx="3">
                  <c:v>53.1452950350455</c:v>
                </c:pt>
                <c:pt idx="4">
                  <c:v>53.1452950350455</c:v>
                </c:pt>
                <c:pt idx="5">
                  <c:v>53.14564545488587</c:v>
                </c:pt>
                <c:pt idx="6">
                  <c:v>53.16452188969188</c:v>
                </c:pt>
                <c:pt idx="7">
                  <c:v>54.29574818394096</c:v>
                </c:pt>
                <c:pt idx="8">
                  <c:v>53.19710866984781</c:v>
                </c:pt>
                <c:pt idx="9">
                  <c:v>53.18204286864528</c:v>
                </c:pt>
                <c:pt idx="10">
                  <c:v>53.2263706842263</c:v>
                </c:pt>
                <c:pt idx="11">
                  <c:v>53.24432515857863</c:v>
                </c:pt>
                <c:pt idx="12">
                  <c:v>53.4015341262998</c:v>
                </c:pt>
                <c:pt idx="13">
                  <c:v>53.33133105589359</c:v>
                </c:pt>
                <c:pt idx="14">
                  <c:v>53.34732532631244</c:v>
                </c:pt>
                <c:pt idx="15">
                  <c:v>53.51478976681144</c:v>
                </c:pt>
                <c:pt idx="16">
                  <c:v>54.51693730940934</c:v>
                </c:pt>
                <c:pt idx="17">
                  <c:v>54.10245547631401</c:v>
                </c:pt>
                <c:pt idx="18">
                  <c:v>53.73326089847476</c:v>
                </c:pt>
                <c:pt idx="19">
                  <c:v>54.51031999090175</c:v>
                </c:pt>
                <c:pt idx="20">
                  <c:v>53.56995388496331</c:v>
                </c:pt>
                <c:pt idx="21">
                  <c:v>53.33133105589359</c:v>
                </c:pt>
                <c:pt idx="22">
                  <c:v>53.18204286864528</c:v>
                </c:pt>
                <c:pt idx="23">
                  <c:v>53.15211068190743</c:v>
                </c:pt>
              </c:numCache>
            </c:numRef>
          </c:val>
          <c:smooth val="0"/>
          <c:extLst xmlns:c16r2="http://schemas.microsoft.com/office/drawing/2015/06/chart">
            <c:ext xmlns:c16="http://schemas.microsoft.com/office/drawing/2014/chart" uri="{C3380CC4-5D6E-409C-BE32-E72D297353CC}">
              <c16:uniqueId val="{00000007-87DD-4C03-BB20-E4404521ACC5}"/>
            </c:ext>
          </c:extLst>
        </c:ser>
        <c:ser>
          <c:idx val="8"/>
          <c:order val="8"/>
          <c:tx>
            <c:strRef>
              <c:f>Time_Speed!$A$75</c:f>
              <c:strCache>
                <c:ptCount val="1"/>
                <c:pt idx="0">
                  <c:v>Scenario_8</c:v>
                </c:pt>
              </c:strCache>
            </c:strRef>
          </c:tx>
          <c:spPr>
            <a:ln w="28575" cap="rnd">
              <a:solidFill>
                <a:schemeClr val="accent3">
                  <a:lumMod val="60000"/>
                </a:schemeClr>
              </a:solidFill>
              <a:round/>
            </a:ln>
            <a:effectLst/>
          </c:spPr>
          <c:marker>
            <c:symbol val="none"/>
          </c:marker>
          <c:cat>
            <c:strRef>
              <c:f>Time_Speed!$B$66:$Y$66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Time_Speed!$B$75:$Y$75</c:f>
              <c:numCache>
                <c:formatCode>0.00</c:formatCode>
                <c:ptCount val="24"/>
                <c:pt idx="0">
                  <c:v>53.14537592002138</c:v>
                </c:pt>
                <c:pt idx="1">
                  <c:v>53.14529553924225</c:v>
                </c:pt>
                <c:pt idx="2">
                  <c:v>53.14543304603043</c:v>
                </c:pt>
                <c:pt idx="3">
                  <c:v>53.1452950337026</c:v>
                </c:pt>
                <c:pt idx="4">
                  <c:v>53.1452950337026</c:v>
                </c:pt>
                <c:pt idx="5">
                  <c:v>53.14563202634633</c:v>
                </c:pt>
                <c:pt idx="6">
                  <c:v>53.16255051208336</c:v>
                </c:pt>
                <c:pt idx="7">
                  <c:v>54.17778955038731</c:v>
                </c:pt>
                <c:pt idx="8">
                  <c:v>53.19179609406302</c:v>
                </c:pt>
                <c:pt idx="9">
                  <c:v>53.18063478382003</c:v>
                </c:pt>
                <c:pt idx="10">
                  <c:v>53.22326407028449</c:v>
                </c:pt>
                <c:pt idx="11">
                  <c:v>53.24053057487334</c:v>
                </c:pt>
                <c:pt idx="12">
                  <c:v>53.39171569482923</c:v>
                </c:pt>
                <c:pt idx="13">
                  <c:v>53.32420262755398</c:v>
                </c:pt>
                <c:pt idx="14">
                  <c:v>53.3395840381859</c:v>
                </c:pt>
                <c:pt idx="15">
                  <c:v>53.47690461123259</c:v>
                </c:pt>
                <c:pt idx="16">
                  <c:v>54.37629964126368</c:v>
                </c:pt>
                <c:pt idx="17">
                  <c:v>54.00431559225677</c:v>
                </c:pt>
                <c:pt idx="18">
                  <c:v>53.71073154111298</c:v>
                </c:pt>
                <c:pt idx="19">
                  <c:v>54.45801570614512</c:v>
                </c:pt>
                <c:pt idx="20">
                  <c:v>53.55368203681724</c:v>
                </c:pt>
                <c:pt idx="21">
                  <c:v>53.32420262755398</c:v>
                </c:pt>
                <c:pt idx="22">
                  <c:v>53.18063478382003</c:v>
                </c:pt>
                <c:pt idx="23">
                  <c:v>53.15184952231636</c:v>
                </c:pt>
              </c:numCache>
            </c:numRef>
          </c:val>
          <c:smooth val="0"/>
          <c:extLst xmlns:c16r2="http://schemas.microsoft.com/office/drawing/2015/06/chart">
            <c:ext xmlns:c16="http://schemas.microsoft.com/office/drawing/2014/chart" uri="{C3380CC4-5D6E-409C-BE32-E72D297353CC}">
              <c16:uniqueId val="{00000008-87DD-4C03-BB20-E4404521ACC5}"/>
            </c:ext>
          </c:extLst>
        </c:ser>
        <c:dLbls>
          <c:showLegendKey val="0"/>
          <c:showVal val="0"/>
          <c:showCatName val="0"/>
          <c:showSerName val="0"/>
          <c:showPercent val="0"/>
          <c:showBubbleSize val="0"/>
        </c:dLbls>
        <c:smooth val="0"/>
        <c:axId val="1742888208"/>
        <c:axId val="1742889984"/>
      </c:lineChart>
      <c:catAx>
        <c:axId val="1742888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742889984"/>
        <c:crosses val="autoZero"/>
        <c:auto val="1"/>
        <c:lblAlgn val="ctr"/>
        <c:lblOffset val="100"/>
        <c:noMultiLvlLbl val="0"/>
      </c:catAx>
      <c:valAx>
        <c:axId val="1742889984"/>
        <c:scaling>
          <c:orientation val="minMax"/>
          <c:max val="65.0"/>
          <c:min val="4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a:t>Travel time (minutes)</a:t>
                </a:r>
              </a:p>
            </c:rich>
          </c:tx>
          <c:layout>
            <c:manualLayout>
              <c:xMode val="edge"/>
              <c:yMode val="edge"/>
              <c:x val="0.0133333333333333"/>
              <c:y val="0.0625803385153779"/>
            </c:manualLayout>
          </c:layout>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742888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en-US"/>
    </a:p>
  </c:txPr>
  <c:externalData r:id="rId3">
    <c:autoUpdate val="0"/>
  </c:externalData>
  <c:userShapes r:id="rId4"/>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834536292427584"/>
          <c:y val="0.0437361561650722"/>
          <c:w val="0.898291273213996"/>
          <c:h val="0.754055003476116"/>
        </c:manualLayout>
      </c:layout>
      <c:lineChart>
        <c:grouping val="standard"/>
        <c:varyColors val="0"/>
        <c:ser>
          <c:idx val="0"/>
          <c:order val="0"/>
          <c:tx>
            <c:strRef>
              <c:f>Time_Speed!$A$3</c:f>
              <c:strCache>
                <c:ptCount val="1"/>
                <c:pt idx="0">
                  <c:v>Base</c:v>
                </c:pt>
              </c:strCache>
            </c:strRef>
          </c:tx>
          <c:spPr>
            <a:ln w="28575" cap="rnd">
              <a:solidFill>
                <a:schemeClr val="accent1"/>
              </a:solidFill>
              <a:round/>
            </a:ln>
            <a:effectLst/>
          </c:spPr>
          <c:marker>
            <c:symbol val="none"/>
          </c:marker>
          <c:dLbls>
            <c:dLbl>
              <c:idx val="7"/>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9-5FE1-4CD4-9495-A0D6F1953E53}"/>
                </c:ext>
                <c:ext xmlns:c15="http://schemas.microsoft.com/office/drawing/2012/chart" uri="{CE6537A1-D6FC-4f65-9D91-7224C49458BB}"/>
              </c:extLst>
            </c:dLbl>
            <c:dLbl>
              <c:idx val="16"/>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A-5FE1-4CD4-9495-A0D6F1953E53}"/>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Time_Speed!$AA$3:$AX$3</c:f>
              <c:numCache>
                <c:formatCode>0.00</c:formatCode>
                <c:ptCount val="24"/>
                <c:pt idx="0">
                  <c:v>64.35158069419614</c:v>
                </c:pt>
                <c:pt idx="1">
                  <c:v>64.35188461448296</c:v>
                </c:pt>
                <c:pt idx="2">
                  <c:v>64.35136470210487</c:v>
                </c:pt>
                <c:pt idx="3">
                  <c:v>64.35188652594111</c:v>
                </c:pt>
                <c:pt idx="4">
                  <c:v>64.35188652594111</c:v>
                </c:pt>
                <c:pt idx="5">
                  <c:v>64.35061237353892</c:v>
                </c:pt>
                <c:pt idx="6">
                  <c:v>64.21854292092065</c:v>
                </c:pt>
                <c:pt idx="7">
                  <c:v>57.2403595316887</c:v>
                </c:pt>
                <c:pt idx="8">
                  <c:v>63.99381172037502</c:v>
                </c:pt>
                <c:pt idx="9">
                  <c:v>64.21854292092065</c:v>
                </c:pt>
                <c:pt idx="10">
                  <c:v>64.05842801085286</c:v>
                </c:pt>
                <c:pt idx="11">
                  <c:v>63.99381172037502</c:v>
                </c:pt>
                <c:pt idx="12">
                  <c:v>63.43348536227735</c:v>
                </c:pt>
                <c:pt idx="13">
                  <c:v>63.68248681375752</c:v>
                </c:pt>
                <c:pt idx="14">
                  <c:v>63.625585351734</c:v>
                </c:pt>
                <c:pt idx="15">
                  <c:v>61.88261683040608</c:v>
                </c:pt>
                <c:pt idx="16">
                  <c:v>56.04947952301604</c:v>
                </c:pt>
                <c:pt idx="17">
                  <c:v>58.3232634027449</c:v>
                </c:pt>
                <c:pt idx="18">
                  <c:v>62.28275364900635</c:v>
                </c:pt>
                <c:pt idx="19">
                  <c:v>59.74398444426754</c:v>
                </c:pt>
                <c:pt idx="20">
                  <c:v>62.84398709289592</c:v>
                </c:pt>
                <c:pt idx="21">
                  <c:v>63.68248681375752</c:v>
                </c:pt>
                <c:pt idx="22">
                  <c:v>64.21854292092065</c:v>
                </c:pt>
                <c:pt idx="23">
                  <c:v>64.3271133806971</c:v>
                </c:pt>
              </c:numCache>
            </c:numRef>
          </c:val>
          <c:smooth val="0"/>
          <c:extLst xmlns:c16r2="http://schemas.microsoft.com/office/drawing/2015/06/chart">
            <c:ext xmlns:c16="http://schemas.microsoft.com/office/drawing/2014/chart" uri="{C3380CC4-5D6E-409C-BE32-E72D297353CC}">
              <c16:uniqueId val="{00000000-5FE1-4CD4-9495-A0D6F1953E53}"/>
            </c:ext>
          </c:extLst>
        </c:ser>
        <c:ser>
          <c:idx val="1"/>
          <c:order val="1"/>
          <c:tx>
            <c:strRef>
              <c:f>Time_Speed!$A$4</c:f>
              <c:strCache>
                <c:ptCount val="1"/>
                <c:pt idx="0">
                  <c:v>Scenario_1</c:v>
                </c:pt>
              </c:strCache>
            </c:strRef>
          </c:tx>
          <c:spPr>
            <a:ln w="28575" cap="rnd">
              <a:solidFill>
                <a:schemeClr val="accent2"/>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Time_Speed!$AA$4:$AX$4</c:f>
              <c:numCache>
                <c:formatCode>0.00</c:formatCode>
                <c:ptCount val="24"/>
                <c:pt idx="0">
                  <c:v>64.3516199560766</c:v>
                </c:pt>
                <c:pt idx="1">
                  <c:v>64.35188487612226</c:v>
                </c:pt>
                <c:pt idx="2">
                  <c:v>64.35143168074066</c:v>
                </c:pt>
                <c:pt idx="3">
                  <c:v>64.3518865422935</c:v>
                </c:pt>
                <c:pt idx="4">
                  <c:v>64.3518865422935</c:v>
                </c:pt>
                <c:pt idx="5">
                  <c:v>64.35077589197368</c:v>
                </c:pt>
                <c:pt idx="6">
                  <c:v>64.24874545112065</c:v>
                </c:pt>
                <c:pt idx="7">
                  <c:v>58.71219013088744</c:v>
                </c:pt>
                <c:pt idx="8">
                  <c:v>64.07468911751653</c:v>
                </c:pt>
                <c:pt idx="9">
                  <c:v>64.2356232674444</c:v>
                </c:pt>
                <c:pt idx="10">
                  <c:v>64.09593615072372</c:v>
                </c:pt>
                <c:pt idx="11">
                  <c:v>64.03953020094684</c:v>
                </c:pt>
                <c:pt idx="12">
                  <c:v>63.54984885261726</c:v>
                </c:pt>
                <c:pt idx="13">
                  <c:v>63.76759186811146</c:v>
                </c:pt>
                <c:pt idx="14">
                  <c:v>63.71785262500938</c:v>
                </c:pt>
                <c:pt idx="15">
                  <c:v>62.42599320078183</c:v>
                </c:pt>
                <c:pt idx="16">
                  <c:v>57.73930660211933</c:v>
                </c:pt>
                <c:pt idx="17">
                  <c:v>59.58961826752677</c:v>
                </c:pt>
                <c:pt idx="18">
                  <c:v>62.54075457032695</c:v>
                </c:pt>
                <c:pt idx="19">
                  <c:v>60.29805194246006</c:v>
                </c:pt>
                <c:pt idx="20">
                  <c:v>63.03348895953948</c:v>
                </c:pt>
                <c:pt idx="21">
                  <c:v>63.76759186811146</c:v>
                </c:pt>
                <c:pt idx="22">
                  <c:v>64.2356232674444</c:v>
                </c:pt>
                <c:pt idx="23">
                  <c:v>64.33029133046124</c:v>
                </c:pt>
              </c:numCache>
            </c:numRef>
          </c:val>
          <c:smooth val="0"/>
          <c:extLst xmlns:c16r2="http://schemas.microsoft.com/office/drawing/2015/06/chart">
            <c:ext xmlns:c16="http://schemas.microsoft.com/office/drawing/2014/chart" uri="{C3380CC4-5D6E-409C-BE32-E72D297353CC}">
              <c16:uniqueId val="{00000001-5FE1-4CD4-9495-A0D6F1953E53}"/>
            </c:ext>
          </c:extLst>
        </c:ser>
        <c:ser>
          <c:idx val="2"/>
          <c:order val="2"/>
          <c:tx>
            <c:strRef>
              <c:f>Time_Speed!$A$5</c:f>
              <c:strCache>
                <c:ptCount val="1"/>
                <c:pt idx="0">
                  <c:v>Scenario_2</c:v>
                </c:pt>
              </c:strCache>
            </c:strRef>
          </c:tx>
          <c:spPr>
            <a:ln w="28575" cap="rnd">
              <a:solidFill>
                <a:schemeClr val="accent3"/>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Time_Speed!$AA$5:$AX$5</c:f>
              <c:numCache>
                <c:formatCode>0.00</c:formatCode>
                <c:ptCount val="24"/>
                <c:pt idx="0">
                  <c:v>64.35162787683932</c:v>
                </c:pt>
                <c:pt idx="1">
                  <c:v>64.35188492890586</c:v>
                </c:pt>
                <c:pt idx="2">
                  <c:v>64.35144519314021</c:v>
                </c:pt>
                <c:pt idx="3">
                  <c:v>64.35188654559258</c:v>
                </c:pt>
                <c:pt idx="4">
                  <c:v>64.35188654559258</c:v>
                </c:pt>
                <c:pt idx="5">
                  <c:v>64.35080888055883</c:v>
                </c:pt>
                <c:pt idx="6">
                  <c:v>64.25727955583592</c:v>
                </c:pt>
                <c:pt idx="7">
                  <c:v>59.14167990993536</c:v>
                </c:pt>
                <c:pt idx="8">
                  <c:v>64.0975679763851</c:v>
                </c:pt>
                <c:pt idx="9">
                  <c:v>64.23907018673628</c:v>
                </c:pt>
                <c:pt idx="10">
                  <c:v>64.10350843121827</c:v>
                </c:pt>
                <c:pt idx="11">
                  <c:v>64.04876335616254</c:v>
                </c:pt>
                <c:pt idx="12">
                  <c:v>63.57338086371963</c:v>
                </c:pt>
                <c:pt idx="13">
                  <c:v>63.78479224890745</c:v>
                </c:pt>
                <c:pt idx="14">
                  <c:v>63.7365030916279</c:v>
                </c:pt>
                <c:pt idx="15">
                  <c:v>62.58118883836586</c:v>
                </c:pt>
                <c:pt idx="16">
                  <c:v>58.23516732698271</c:v>
                </c:pt>
                <c:pt idx="17">
                  <c:v>59.9572891997963</c:v>
                </c:pt>
                <c:pt idx="18">
                  <c:v>62.5930742782874</c:v>
                </c:pt>
                <c:pt idx="19">
                  <c:v>60.41096780901361</c:v>
                </c:pt>
                <c:pt idx="20">
                  <c:v>63.0718659589579</c:v>
                </c:pt>
                <c:pt idx="21">
                  <c:v>63.78479224890745</c:v>
                </c:pt>
                <c:pt idx="22">
                  <c:v>64.23907018673628</c:v>
                </c:pt>
                <c:pt idx="23">
                  <c:v>64.33093249347603</c:v>
                </c:pt>
              </c:numCache>
            </c:numRef>
          </c:val>
          <c:smooth val="0"/>
          <c:extLst xmlns:c16r2="http://schemas.microsoft.com/office/drawing/2015/06/chart">
            <c:ext xmlns:c16="http://schemas.microsoft.com/office/drawing/2014/chart" uri="{C3380CC4-5D6E-409C-BE32-E72D297353CC}">
              <c16:uniqueId val="{00000002-5FE1-4CD4-9495-A0D6F1953E53}"/>
            </c:ext>
          </c:extLst>
        </c:ser>
        <c:ser>
          <c:idx val="3"/>
          <c:order val="3"/>
          <c:tx>
            <c:strRef>
              <c:f>Time_Speed!$A$6</c:f>
              <c:strCache>
                <c:ptCount val="1"/>
                <c:pt idx="0">
                  <c:v>Scenario_3</c:v>
                </c:pt>
              </c:strCache>
            </c:strRef>
          </c:tx>
          <c:spPr>
            <a:ln w="28575" cap="rnd">
              <a:solidFill>
                <a:schemeClr val="accent4"/>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Time_Speed!$AA$6:$AX$6</c:f>
              <c:numCache>
                <c:formatCode>0.00</c:formatCode>
                <c:ptCount val="24"/>
                <c:pt idx="0">
                  <c:v>64.3516393213952</c:v>
                </c:pt>
                <c:pt idx="1">
                  <c:v>64.35188500517171</c:v>
                </c:pt>
                <c:pt idx="2">
                  <c:v>64.35146471694411</c:v>
                </c:pt>
                <c:pt idx="3">
                  <c:v>64.35188655035911</c:v>
                </c:pt>
                <c:pt idx="4">
                  <c:v>64.35188655035911</c:v>
                </c:pt>
                <c:pt idx="5">
                  <c:v>64.35085654516155</c:v>
                </c:pt>
                <c:pt idx="6">
                  <c:v>64.2631342624724</c:v>
                </c:pt>
                <c:pt idx="7">
                  <c:v>59.439910815101</c:v>
                </c:pt>
                <c:pt idx="8">
                  <c:v>64.1132696410837</c:v>
                </c:pt>
                <c:pt idx="9">
                  <c:v>64.24405122458873</c:v>
                </c:pt>
                <c:pt idx="10">
                  <c:v>64.11445262760381</c:v>
                </c:pt>
                <c:pt idx="11">
                  <c:v>64.06210886002896</c:v>
                </c:pt>
                <c:pt idx="12">
                  <c:v>63.60741259155393</c:v>
                </c:pt>
                <c:pt idx="13">
                  <c:v>63.80966112892915</c:v>
                </c:pt>
                <c:pt idx="14">
                  <c:v>63.76347006845502</c:v>
                </c:pt>
                <c:pt idx="15">
                  <c:v>62.68808176667282</c:v>
                </c:pt>
                <c:pt idx="16">
                  <c:v>58.58022293612285</c:v>
                </c:pt>
                <c:pt idx="17">
                  <c:v>60.21210270127378</c:v>
                </c:pt>
                <c:pt idx="18">
                  <c:v>62.66882477594422</c:v>
                </c:pt>
                <c:pt idx="19">
                  <c:v>60.57502888200298</c:v>
                </c:pt>
                <c:pt idx="20">
                  <c:v>63.127398725596</c:v>
                </c:pt>
                <c:pt idx="21">
                  <c:v>63.80966112892915</c:v>
                </c:pt>
                <c:pt idx="22">
                  <c:v>64.24405122458873</c:v>
                </c:pt>
                <c:pt idx="23">
                  <c:v>64.33185891956845</c:v>
                </c:pt>
              </c:numCache>
            </c:numRef>
          </c:val>
          <c:smooth val="0"/>
          <c:extLst xmlns:c16r2="http://schemas.microsoft.com/office/drawing/2015/06/chart">
            <c:ext xmlns:c16="http://schemas.microsoft.com/office/drawing/2014/chart" uri="{C3380CC4-5D6E-409C-BE32-E72D297353CC}">
              <c16:uniqueId val="{00000003-5FE1-4CD4-9495-A0D6F1953E53}"/>
            </c:ext>
          </c:extLst>
        </c:ser>
        <c:ser>
          <c:idx val="4"/>
          <c:order val="4"/>
          <c:tx>
            <c:strRef>
              <c:f>Time_Speed!$A$7</c:f>
              <c:strCache>
                <c:ptCount val="1"/>
                <c:pt idx="0">
                  <c:v>Scenario_4</c:v>
                </c:pt>
              </c:strCache>
            </c:strRef>
          </c:tx>
          <c:spPr>
            <a:ln w="28575" cap="rnd">
              <a:solidFill>
                <a:schemeClr val="accent5"/>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Time_Speed!$AA$7:$AX$7</c:f>
              <c:numCache>
                <c:formatCode>0.00</c:formatCode>
                <c:ptCount val="24"/>
                <c:pt idx="0">
                  <c:v>64.35165010534552</c:v>
                </c:pt>
                <c:pt idx="1">
                  <c:v>64.35188507703528</c:v>
                </c:pt>
                <c:pt idx="2">
                  <c:v>64.35148311379572</c:v>
                </c:pt>
                <c:pt idx="3">
                  <c:v>64.35188655485057</c:v>
                </c:pt>
                <c:pt idx="4">
                  <c:v>64.35188655485057</c:v>
                </c:pt>
                <c:pt idx="5">
                  <c:v>64.35090145850785</c:v>
                </c:pt>
                <c:pt idx="6">
                  <c:v>64.27350212315312</c:v>
                </c:pt>
                <c:pt idx="7">
                  <c:v>59.97534499450412</c:v>
                </c:pt>
                <c:pt idx="8">
                  <c:v>64.14108693288107</c:v>
                </c:pt>
                <c:pt idx="9">
                  <c:v>64.24874545112065</c:v>
                </c:pt>
                <c:pt idx="10">
                  <c:v>64.1247685173828</c:v>
                </c:pt>
                <c:pt idx="11">
                  <c:v>64.07468911751653</c:v>
                </c:pt>
                <c:pt idx="12">
                  <c:v>63.63951327994553</c:v>
                </c:pt>
                <c:pt idx="13">
                  <c:v>63.8331122657781</c:v>
                </c:pt>
                <c:pt idx="14">
                  <c:v>63.78890133259935</c:v>
                </c:pt>
                <c:pt idx="15">
                  <c:v>62.87822452098285</c:v>
                </c:pt>
                <c:pt idx="16">
                  <c:v>59.20124782526484</c:v>
                </c:pt>
                <c:pt idx="17">
                  <c:v>60.66857940182758</c:v>
                </c:pt>
                <c:pt idx="18">
                  <c:v>62.74037073152271</c:v>
                </c:pt>
                <c:pt idx="19">
                  <c:v>60.73049791622272</c:v>
                </c:pt>
                <c:pt idx="20">
                  <c:v>63.17981555959609</c:v>
                </c:pt>
                <c:pt idx="21">
                  <c:v>63.8331122657781</c:v>
                </c:pt>
                <c:pt idx="22">
                  <c:v>64.24874545112065</c:v>
                </c:pt>
                <c:pt idx="23">
                  <c:v>64.33273189440997</c:v>
                </c:pt>
              </c:numCache>
            </c:numRef>
          </c:val>
          <c:smooth val="0"/>
          <c:extLst xmlns:c16r2="http://schemas.microsoft.com/office/drawing/2015/06/chart">
            <c:ext xmlns:c16="http://schemas.microsoft.com/office/drawing/2014/chart" uri="{C3380CC4-5D6E-409C-BE32-E72D297353CC}">
              <c16:uniqueId val="{00000004-5FE1-4CD4-9495-A0D6F1953E53}"/>
            </c:ext>
          </c:extLst>
        </c:ser>
        <c:ser>
          <c:idx val="5"/>
          <c:order val="5"/>
          <c:tx>
            <c:strRef>
              <c:f>Time_Speed!$A$8</c:f>
              <c:strCache>
                <c:ptCount val="1"/>
                <c:pt idx="0">
                  <c:v>Scenario_5</c:v>
                </c:pt>
              </c:strCache>
            </c:strRef>
          </c:tx>
          <c:spPr>
            <a:ln w="28575" cap="rnd">
              <a:solidFill>
                <a:schemeClr val="accent6"/>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Time_Speed!$AA$8:$AX$8</c:f>
              <c:numCache>
                <c:formatCode>0.00</c:formatCode>
                <c:ptCount val="24"/>
                <c:pt idx="0">
                  <c:v>64.35166182835468</c:v>
                </c:pt>
                <c:pt idx="1">
                  <c:v>64.35188515515669</c:v>
                </c:pt>
                <c:pt idx="2">
                  <c:v>64.35150311263803</c:v>
                </c:pt>
                <c:pt idx="3">
                  <c:v>64.35188655973317</c:v>
                </c:pt>
                <c:pt idx="4">
                  <c:v>64.35188655973317</c:v>
                </c:pt>
                <c:pt idx="5">
                  <c:v>64.35095028293071</c:v>
                </c:pt>
                <c:pt idx="6">
                  <c:v>64.2802994393359</c:v>
                </c:pt>
                <c:pt idx="7">
                  <c:v>60.33155392063898</c:v>
                </c:pt>
                <c:pt idx="8">
                  <c:v>64.15933257238214</c:v>
                </c:pt>
                <c:pt idx="9">
                  <c:v>64.25384922415917</c:v>
                </c:pt>
                <c:pt idx="10">
                  <c:v>64.13598647012361</c:v>
                </c:pt>
                <c:pt idx="11">
                  <c:v>64.08837045668236</c:v>
                </c:pt>
                <c:pt idx="12">
                  <c:v>63.67444603712681</c:v>
                </c:pt>
                <c:pt idx="13">
                  <c:v>63.858625064389</c:v>
                </c:pt>
                <c:pt idx="14">
                  <c:v>63.81657014664695</c:v>
                </c:pt>
                <c:pt idx="15">
                  <c:v>63.0034785408782</c:v>
                </c:pt>
                <c:pt idx="16">
                  <c:v>59.61548531445995</c:v>
                </c:pt>
                <c:pt idx="17">
                  <c:v>60.97154573598966</c:v>
                </c:pt>
                <c:pt idx="18">
                  <c:v>62.81833238026701</c:v>
                </c:pt>
                <c:pt idx="19">
                  <c:v>60.90028596175569</c:v>
                </c:pt>
                <c:pt idx="20">
                  <c:v>63.2368956308845</c:v>
                </c:pt>
                <c:pt idx="21">
                  <c:v>63.858625064389</c:v>
                </c:pt>
                <c:pt idx="22">
                  <c:v>64.25384922415917</c:v>
                </c:pt>
                <c:pt idx="23">
                  <c:v>64.33368091384628</c:v>
                </c:pt>
              </c:numCache>
            </c:numRef>
          </c:val>
          <c:smooth val="0"/>
          <c:extLst xmlns:c16r2="http://schemas.microsoft.com/office/drawing/2015/06/chart">
            <c:ext xmlns:c16="http://schemas.microsoft.com/office/drawing/2014/chart" uri="{C3380CC4-5D6E-409C-BE32-E72D297353CC}">
              <c16:uniqueId val="{00000005-5FE1-4CD4-9495-A0D6F1953E53}"/>
            </c:ext>
          </c:extLst>
        </c:ser>
        <c:ser>
          <c:idx val="6"/>
          <c:order val="6"/>
          <c:tx>
            <c:strRef>
              <c:f>Time_Speed!$A$9</c:f>
              <c:strCache>
                <c:ptCount val="1"/>
                <c:pt idx="0">
                  <c:v>Scenario_6</c:v>
                </c:pt>
              </c:strCache>
            </c:strRef>
          </c:tx>
          <c:spPr>
            <a:ln w="28575" cap="rnd">
              <a:solidFill>
                <a:schemeClr val="accent1">
                  <a:lumMod val="60000"/>
                </a:schemeClr>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Time_Speed!$AA$9:$AX$9</c:f>
              <c:numCache>
                <c:formatCode>0.00</c:formatCode>
                <c:ptCount val="24"/>
                <c:pt idx="0">
                  <c:v>64.35166970654242</c:v>
                </c:pt>
                <c:pt idx="1">
                  <c:v>64.35188520765642</c:v>
                </c:pt>
                <c:pt idx="2">
                  <c:v>64.35151655241735</c:v>
                </c:pt>
                <c:pt idx="3">
                  <c:v>64.35188656301442</c:v>
                </c:pt>
                <c:pt idx="4">
                  <c:v>64.35188656301442</c:v>
                </c:pt>
                <c:pt idx="5">
                  <c:v>64.35098309432895</c:v>
                </c:pt>
                <c:pt idx="6">
                  <c:v>64.28652232290058</c:v>
                </c:pt>
                <c:pt idx="7">
                  <c:v>60.66131964123096</c:v>
                </c:pt>
                <c:pt idx="8">
                  <c:v>64.17604201397511</c:v>
                </c:pt>
                <c:pt idx="9">
                  <c:v>64.25727955583592</c:v>
                </c:pt>
                <c:pt idx="10">
                  <c:v>64.14352744886862</c:v>
                </c:pt>
                <c:pt idx="11">
                  <c:v>64.0975679763851</c:v>
                </c:pt>
                <c:pt idx="12">
                  <c:v>63.69794336669202</c:v>
                </c:pt>
                <c:pt idx="13">
                  <c:v>63.87578182886654</c:v>
                </c:pt>
                <c:pt idx="14">
                  <c:v>63.8351778414073</c:v>
                </c:pt>
                <c:pt idx="15">
                  <c:v>63.11856248427615</c:v>
                </c:pt>
                <c:pt idx="16">
                  <c:v>59.99974921461401</c:v>
                </c:pt>
                <c:pt idx="17">
                  <c:v>61.25151411869814</c:v>
                </c:pt>
                <c:pt idx="18">
                  <c:v>62.87083370181749</c:v>
                </c:pt>
                <c:pt idx="19">
                  <c:v>61.01496360632002</c:v>
                </c:pt>
                <c:pt idx="20">
                  <c:v>63.27531299250927</c:v>
                </c:pt>
                <c:pt idx="21">
                  <c:v>63.87578182886654</c:v>
                </c:pt>
                <c:pt idx="22">
                  <c:v>64.25727955583592</c:v>
                </c:pt>
                <c:pt idx="23">
                  <c:v>64.33431869678898</c:v>
                </c:pt>
              </c:numCache>
            </c:numRef>
          </c:val>
          <c:smooth val="0"/>
          <c:extLst xmlns:c16r2="http://schemas.microsoft.com/office/drawing/2015/06/chart">
            <c:ext xmlns:c16="http://schemas.microsoft.com/office/drawing/2014/chart" uri="{C3380CC4-5D6E-409C-BE32-E72D297353CC}">
              <c16:uniqueId val="{00000006-5FE1-4CD4-9495-A0D6F1953E53}"/>
            </c:ext>
          </c:extLst>
        </c:ser>
        <c:ser>
          <c:idx val="7"/>
          <c:order val="7"/>
          <c:tx>
            <c:strRef>
              <c:f>Time_Speed!$A$10</c:f>
              <c:strCache>
                <c:ptCount val="1"/>
                <c:pt idx="0">
                  <c:v>Scenario_7</c:v>
                </c:pt>
              </c:strCache>
            </c:strRef>
          </c:tx>
          <c:spPr>
            <a:ln w="28575" cap="rnd">
              <a:solidFill>
                <a:schemeClr val="accent2">
                  <a:lumMod val="60000"/>
                </a:schemeClr>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Time_Speed!$AA$10:$AX$10</c:f>
              <c:numCache>
                <c:formatCode>0.00</c:formatCode>
                <c:ptCount val="24"/>
                <c:pt idx="0">
                  <c:v>64.35167742829587</c:v>
                </c:pt>
                <c:pt idx="1">
                  <c:v>64.3518852591138</c:v>
                </c:pt>
                <c:pt idx="2">
                  <c:v>64.3515297253314</c:v>
                </c:pt>
                <c:pt idx="3">
                  <c:v>64.3518865662305</c:v>
                </c:pt>
                <c:pt idx="4">
                  <c:v>64.3518865662305</c:v>
                </c:pt>
                <c:pt idx="5">
                  <c:v>64.35101525422998</c:v>
                </c:pt>
                <c:pt idx="6">
                  <c:v>64.29465163750151</c:v>
                </c:pt>
                <c:pt idx="7">
                  <c:v>61.09749170187931</c:v>
                </c:pt>
                <c:pt idx="8">
                  <c:v>64.19787876782935</c:v>
                </c:pt>
                <c:pt idx="9">
                  <c:v>64.26064212743381</c:v>
                </c:pt>
                <c:pt idx="10">
                  <c:v>64.15092040863918</c:v>
                </c:pt>
                <c:pt idx="11">
                  <c:v>64.10658542463721</c:v>
                </c:pt>
                <c:pt idx="12">
                  <c:v>63.72099094850616</c:v>
                </c:pt>
                <c:pt idx="13">
                  <c:v>63.892606862767</c:v>
                </c:pt>
                <c:pt idx="14">
                  <c:v>63.8534265793032</c:v>
                </c:pt>
                <c:pt idx="15">
                  <c:v>63.26950442972296</c:v>
                </c:pt>
                <c:pt idx="16">
                  <c:v>60.50924984065882</c:v>
                </c:pt>
                <c:pt idx="17">
                  <c:v>61.62107373475991</c:v>
                </c:pt>
                <c:pt idx="18">
                  <c:v>62.92237774386784</c:v>
                </c:pt>
                <c:pt idx="19">
                  <c:v>61.12778399827117</c:v>
                </c:pt>
                <c:pt idx="20">
                  <c:v>63.31301283105341</c:v>
                </c:pt>
                <c:pt idx="21">
                  <c:v>63.892606862767</c:v>
                </c:pt>
                <c:pt idx="22">
                  <c:v>64.26064212743381</c:v>
                </c:pt>
                <c:pt idx="23">
                  <c:v>64.33494382764206</c:v>
                </c:pt>
              </c:numCache>
            </c:numRef>
          </c:val>
          <c:smooth val="0"/>
          <c:extLst xmlns:c16r2="http://schemas.microsoft.com/office/drawing/2015/06/chart">
            <c:ext xmlns:c16="http://schemas.microsoft.com/office/drawing/2014/chart" uri="{C3380CC4-5D6E-409C-BE32-E72D297353CC}">
              <c16:uniqueId val="{00000007-5FE1-4CD4-9495-A0D6F1953E53}"/>
            </c:ext>
          </c:extLst>
        </c:ser>
        <c:ser>
          <c:idx val="8"/>
          <c:order val="8"/>
          <c:tx>
            <c:strRef>
              <c:f>Time_Speed!$A$11</c:f>
              <c:strCache>
                <c:ptCount val="1"/>
                <c:pt idx="0">
                  <c:v>Scenario_8</c:v>
                </c:pt>
              </c:strCache>
            </c:strRef>
          </c:tx>
          <c:spPr>
            <a:ln w="28575" cap="rnd">
              <a:solidFill>
                <a:schemeClr val="accent3">
                  <a:lumMod val="60000"/>
                </a:schemeClr>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Time_Speed!$AA$11:$AX$11</c:f>
              <c:numCache>
                <c:formatCode>0.00</c:formatCode>
                <c:ptCount val="24"/>
                <c:pt idx="0">
                  <c:v>64.35168315067304</c:v>
                </c:pt>
                <c:pt idx="1">
                  <c:v>64.35188529724733</c:v>
                </c:pt>
                <c:pt idx="2">
                  <c:v>64.35153948741306</c:v>
                </c:pt>
                <c:pt idx="3">
                  <c:v>64.35188656861388</c:v>
                </c:pt>
                <c:pt idx="4">
                  <c:v>64.35188656861388</c:v>
                </c:pt>
                <c:pt idx="5">
                  <c:v>64.35103908705595</c:v>
                </c:pt>
                <c:pt idx="6">
                  <c:v>64.2994573600705</c:v>
                </c:pt>
                <c:pt idx="7">
                  <c:v>61.35824678249966</c:v>
                </c:pt>
                <c:pt idx="8">
                  <c:v>64.21079216659906</c:v>
                </c:pt>
                <c:pt idx="9">
                  <c:v>64.2631342624724</c:v>
                </c:pt>
                <c:pt idx="10">
                  <c:v>64.15640022442599</c:v>
                </c:pt>
                <c:pt idx="11">
                  <c:v>64.1132696410837</c:v>
                </c:pt>
                <c:pt idx="12">
                  <c:v>63.73808163345305</c:v>
                </c:pt>
                <c:pt idx="13">
                  <c:v>63.90508114706737</c:v>
                </c:pt>
                <c:pt idx="14">
                  <c:v>63.86695694411515</c:v>
                </c:pt>
                <c:pt idx="15">
                  <c:v>63.35905719264541</c:v>
                </c:pt>
                <c:pt idx="16">
                  <c:v>60.8143218355496</c:v>
                </c:pt>
                <c:pt idx="17">
                  <c:v>61.84160098009039</c:v>
                </c:pt>
                <c:pt idx="18">
                  <c:v>62.96063015728646</c:v>
                </c:pt>
                <c:pt idx="19">
                  <c:v>61.21166158686884</c:v>
                </c:pt>
                <c:pt idx="20">
                  <c:v>63.34098012785837</c:v>
                </c:pt>
                <c:pt idx="21">
                  <c:v>63.90508114706737</c:v>
                </c:pt>
                <c:pt idx="22">
                  <c:v>64.2631342624724</c:v>
                </c:pt>
                <c:pt idx="23">
                  <c:v>64.33540710251739</c:v>
                </c:pt>
              </c:numCache>
            </c:numRef>
          </c:val>
          <c:smooth val="0"/>
          <c:extLst xmlns:c16r2="http://schemas.microsoft.com/office/drawing/2015/06/chart">
            <c:ext xmlns:c16="http://schemas.microsoft.com/office/drawing/2014/chart" uri="{C3380CC4-5D6E-409C-BE32-E72D297353CC}">
              <c16:uniqueId val="{00000008-5FE1-4CD4-9495-A0D6F1953E53}"/>
            </c:ext>
          </c:extLst>
        </c:ser>
        <c:dLbls>
          <c:showLegendKey val="0"/>
          <c:showVal val="0"/>
          <c:showCatName val="0"/>
          <c:showSerName val="0"/>
          <c:showPercent val="0"/>
          <c:showBubbleSize val="0"/>
        </c:dLbls>
        <c:smooth val="0"/>
        <c:axId val="1742797152"/>
        <c:axId val="1742800688"/>
      </c:lineChart>
      <c:catAx>
        <c:axId val="1742797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742800688"/>
        <c:crosses val="autoZero"/>
        <c:auto val="1"/>
        <c:lblAlgn val="ctr"/>
        <c:lblOffset val="100"/>
        <c:noMultiLvlLbl val="0"/>
      </c:catAx>
      <c:valAx>
        <c:axId val="1742800688"/>
        <c:scaling>
          <c:orientation val="minMax"/>
          <c:max val="70.0"/>
          <c:min val="5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a:t>MPH</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7427971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en-US"/>
    </a:p>
  </c:txPr>
  <c:externalData r:id="rId3">
    <c:autoUpdate val="0"/>
  </c:externalData>
  <c:userShapes r:id="rId4"/>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944110863789846"/>
          <c:y val="0.0433890347039953"/>
          <c:w val="0.884936922729179"/>
          <c:h val="0.741192184310294"/>
        </c:manualLayout>
      </c:layout>
      <c:lineChart>
        <c:grouping val="standard"/>
        <c:varyColors val="0"/>
        <c:ser>
          <c:idx val="0"/>
          <c:order val="0"/>
          <c:tx>
            <c:strRef>
              <c:f>Time_Speed!$A$35</c:f>
              <c:strCache>
                <c:ptCount val="1"/>
                <c:pt idx="0">
                  <c:v>Base</c:v>
                </c:pt>
              </c:strCache>
            </c:strRef>
          </c:tx>
          <c:spPr>
            <a:ln w="28575" cap="rnd">
              <a:solidFill>
                <a:schemeClr val="accent1"/>
              </a:solidFill>
              <a:round/>
            </a:ln>
            <a:effectLst/>
          </c:spPr>
          <c:marker>
            <c:symbol val="none"/>
          </c:marker>
          <c:dLbls>
            <c:dLbl>
              <c:idx val="7"/>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9-D53F-424D-82CC-6AF5BE9EC817}"/>
                </c:ext>
                <c:ext xmlns:c15="http://schemas.microsoft.com/office/drawing/2012/chart" uri="{CE6537A1-D6FC-4f65-9D91-7224C49458BB}"/>
              </c:extLst>
            </c:dLbl>
            <c:dLbl>
              <c:idx val="16"/>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B-D53F-424D-82CC-6AF5BE9EC817}"/>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Time_Speed!$AA$34:$AX$34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Time_Speed!$AA$35:$AX$35</c:f>
              <c:numCache>
                <c:formatCode>0.00</c:formatCode>
                <c:ptCount val="24"/>
                <c:pt idx="0">
                  <c:v>64.35170688287056</c:v>
                </c:pt>
                <c:pt idx="1">
                  <c:v>64.3518854553971</c:v>
                </c:pt>
                <c:pt idx="2">
                  <c:v>64.35157997333702</c:v>
                </c:pt>
                <c:pt idx="3">
                  <c:v>64.35188657849822</c:v>
                </c:pt>
                <c:pt idx="4">
                  <c:v>64.35188657849822</c:v>
                </c:pt>
                <c:pt idx="5">
                  <c:v>64.35113792816757</c:v>
                </c:pt>
                <c:pt idx="6">
                  <c:v>64.27347185781525</c:v>
                </c:pt>
                <c:pt idx="7">
                  <c:v>59.97376819743607</c:v>
                </c:pt>
                <c:pt idx="8">
                  <c:v>64.1410057059894</c:v>
                </c:pt>
                <c:pt idx="9">
                  <c:v>64.27347185781525</c:v>
                </c:pt>
                <c:pt idx="10">
                  <c:v>64.17913644027591</c:v>
                </c:pt>
                <c:pt idx="11">
                  <c:v>64.1410057059894</c:v>
                </c:pt>
                <c:pt idx="12">
                  <c:v>63.80905909735844</c:v>
                </c:pt>
                <c:pt idx="13">
                  <c:v>63.95686726913931</c:v>
                </c:pt>
                <c:pt idx="14">
                  <c:v>63.92313212957458</c:v>
                </c:pt>
                <c:pt idx="15">
                  <c:v>62.87766787581924</c:v>
                </c:pt>
                <c:pt idx="16">
                  <c:v>59.19941609200276</c:v>
                </c:pt>
                <c:pt idx="17">
                  <c:v>60.66723702860998</c:v>
                </c:pt>
                <c:pt idx="18">
                  <c:v>63.11977050804796</c:v>
                </c:pt>
                <c:pt idx="19">
                  <c:v>61.56199466877602</c:v>
                </c:pt>
                <c:pt idx="20">
                  <c:v>63.45723196469897</c:v>
                </c:pt>
                <c:pt idx="21">
                  <c:v>63.95686726913931</c:v>
                </c:pt>
                <c:pt idx="22">
                  <c:v>64.27347185781525</c:v>
                </c:pt>
                <c:pt idx="23">
                  <c:v>64.3373284949325</c:v>
                </c:pt>
              </c:numCache>
            </c:numRef>
          </c:val>
          <c:smooth val="0"/>
          <c:extLst xmlns:c16r2="http://schemas.microsoft.com/office/drawing/2015/06/chart">
            <c:ext xmlns:c16="http://schemas.microsoft.com/office/drawing/2014/chart" uri="{C3380CC4-5D6E-409C-BE32-E72D297353CC}">
              <c16:uniqueId val="{00000000-D53F-424D-82CC-6AF5BE9EC817}"/>
            </c:ext>
          </c:extLst>
        </c:ser>
        <c:ser>
          <c:idx val="1"/>
          <c:order val="1"/>
          <c:tx>
            <c:strRef>
              <c:f>Time_Speed!$A$36</c:f>
              <c:strCache>
                <c:ptCount val="1"/>
                <c:pt idx="0">
                  <c:v>Scenario_1</c:v>
                </c:pt>
              </c:strCache>
            </c:strRef>
          </c:tx>
          <c:spPr>
            <a:ln w="28575" cap="rnd">
              <a:solidFill>
                <a:schemeClr val="accent2"/>
              </a:solidFill>
              <a:round/>
            </a:ln>
            <a:effectLst/>
          </c:spPr>
          <c:marker>
            <c:symbol val="none"/>
          </c:marker>
          <c:cat>
            <c:strRef>
              <c:f>Time_Speed!$AA$34:$AX$34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Time_Speed!$AA$36:$AX$36</c:f>
              <c:numCache>
                <c:formatCode>0.00</c:formatCode>
                <c:ptCount val="24"/>
                <c:pt idx="0">
                  <c:v>64.35173497988848</c:v>
                </c:pt>
                <c:pt idx="1">
                  <c:v>64.35188564263348</c:v>
                </c:pt>
                <c:pt idx="2">
                  <c:v>64.35162790545111</c:v>
                </c:pt>
                <c:pt idx="3">
                  <c:v>64.35188659020055</c:v>
                </c:pt>
                <c:pt idx="4">
                  <c:v>64.35188659020055</c:v>
                </c:pt>
                <c:pt idx="5">
                  <c:v>64.3512549484159</c:v>
                </c:pt>
                <c:pt idx="6">
                  <c:v>64.29348485033655</c:v>
                </c:pt>
                <c:pt idx="7">
                  <c:v>61.03450305109529</c:v>
                </c:pt>
                <c:pt idx="8">
                  <c:v>64.19474399892847</c:v>
                </c:pt>
                <c:pt idx="9">
                  <c:v>64.28571503226159</c:v>
                </c:pt>
                <c:pt idx="10">
                  <c:v>64.20607511684877</c:v>
                </c:pt>
                <c:pt idx="11">
                  <c:v>64.17387399847564</c:v>
                </c:pt>
                <c:pt idx="12">
                  <c:v>63.89329528749515</c:v>
                </c:pt>
                <c:pt idx="13">
                  <c:v>64.01828644659517</c:v>
                </c:pt>
                <c:pt idx="14">
                  <c:v>63.98976688148434</c:v>
                </c:pt>
                <c:pt idx="15">
                  <c:v>63.24779797215046</c:v>
                </c:pt>
                <c:pt idx="16">
                  <c:v>60.43592903054102</c:v>
                </c:pt>
                <c:pt idx="17">
                  <c:v>61.56775720754993</c:v>
                </c:pt>
                <c:pt idx="18">
                  <c:v>63.30922293562176</c:v>
                </c:pt>
                <c:pt idx="19">
                  <c:v>61.98198024968957</c:v>
                </c:pt>
                <c:pt idx="20">
                  <c:v>63.59541757068715</c:v>
                </c:pt>
                <c:pt idx="21">
                  <c:v>64.01828644659517</c:v>
                </c:pt>
                <c:pt idx="22">
                  <c:v>64.28571503226159</c:v>
                </c:pt>
                <c:pt idx="23">
                  <c:v>64.33960341616435</c:v>
                </c:pt>
              </c:numCache>
            </c:numRef>
          </c:val>
          <c:smooth val="0"/>
          <c:extLst xmlns:c16r2="http://schemas.microsoft.com/office/drawing/2015/06/chart">
            <c:ext xmlns:c16="http://schemas.microsoft.com/office/drawing/2014/chart" uri="{C3380CC4-5D6E-409C-BE32-E72D297353CC}">
              <c16:uniqueId val="{00000001-D53F-424D-82CC-6AF5BE9EC817}"/>
            </c:ext>
          </c:extLst>
        </c:ser>
        <c:ser>
          <c:idx val="2"/>
          <c:order val="2"/>
          <c:tx>
            <c:strRef>
              <c:f>Time_Speed!$A$37</c:f>
              <c:strCache>
                <c:ptCount val="1"/>
                <c:pt idx="0">
                  <c:v>Scenario_2</c:v>
                </c:pt>
              </c:strCache>
            </c:strRef>
          </c:tx>
          <c:spPr>
            <a:ln w="28575" cap="rnd">
              <a:solidFill>
                <a:schemeClr val="accent3"/>
              </a:solidFill>
              <a:round/>
            </a:ln>
            <a:effectLst/>
          </c:spPr>
          <c:marker>
            <c:symbol val="none"/>
          </c:marker>
          <c:cat>
            <c:strRef>
              <c:f>Time_Speed!$AA$34:$AX$34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Time_Speed!$AA$37:$AX$37</c:f>
              <c:numCache>
                <c:formatCode>0.00</c:formatCode>
                <c:ptCount val="24"/>
                <c:pt idx="0">
                  <c:v>64.35174062688799</c:v>
                </c:pt>
                <c:pt idx="1">
                  <c:v>64.35188568026473</c:v>
                </c:pt>
                <c:pt idx="2">
                  <c:v>64.35163753895488</c:v>
                </c:pt>
                <c:pt idx="3">
                  <c:v>64.35188659255239</c:v>
                </c:pt>
                <c:pt idx="4">
                  <c:v>64.35188659255239</c:v>
                </c:pt>
                <c:pt idx="5">
                  <c:v>64.35127846743825</c:v>
                </c:pt>
                <c:pt idx="6">
                  <c:v>64.298457569331</c:v>
                </c:pt>
                <c:pt idx="7">
                  <c:v>61.30381887496196</c:v>
                </c:pt>
                <c:pt idx="8">
                  <c:v>64.2081053707474</c:v>
                </c:pt>
                <c:pt idx="9">
                  <c:v>64.28817625363097</c:v>
                </c:pt>
                <c:pt idx="10">
                  <c:v>64.21149203720613</c:v>
                </c:pt>
                <c:pt idx="11">
                  <c:v>64.18048400163711</c:v>
                </c:pt>
                <c:pt idx="12">
                  <c:v>63.91025209951988</c:v>
                </c:pt>
                <c:pt idx="13">
                  <c:v>64.03064483910161</c:v>
                </c:pt>
                <c:pt idx="14">
                  <c:v>64.00317604121252</c:v>
                </c:pt>
                <c:pt idx="15">
                  <c:v>63.34038043337875</c:v>
                </c:pt>
                <c:pt idx="16">
                  <c:v>60.75058515987014</c:v>
                </c:pt>
                <c:pt idx="17">
                  <c:v>61.79559490864912</c:v>
                </c:pt>
                <c:pt idx="18">
                  <c:v>63.34743681344935</c:v>
                </c:pt>
                <c:pt idx="19">
                  <c:v>62.0670823590151</c:v>
                </c:pt>
                <c:pt idx="20">
                  <c:v>63.6232630642821</c:v>
                </c:pt>
                <c:pt idx="21">
                  <c:v>64.03064483910161</c:v>
                </c:pt>
                <c:pt idx="22">
                  <c:v>64.28817625363097</c:v>
                </c:pt>
                <c:pt idx="23">
                  <c:v>64.340060653946</c:v>
                </c:pt>
              </c:numCache>
            </c:numRef>
          </c:val>
          <c:smooth val="0"/>
          <c:extLst xmlns:c16r2="http://schemas.microsoft.com/office/drawing/2015/06/chart">
            <c:ext xmlns:c16="http://schemas.microsoft.com/office/drawing/2014/chart" uri="{C3380CC4-5D6E-409C-BE32-E72D297353CC}">
              <c16:uniqueId val="{00000002-D53F-424D-82CC-6AF5BE9EC817}"/>
            </c:ext>
          </c:extLst>
        </c:ser>
        <c:ser>
          <c:idx val="3"/>
          <c:order val="3"/>
          <c:tx>
            <c:strRef>
              <c:f>Time_Speed!$A$38</c:f>
              <c:strCache>
                <c:ptCount val="1"/>
                <c:pt idx="0">
                  <c:v>Scenario_3</c:v>
                </c:pt>
              </c:strCache>
            </c:strRef>
          </c:tx>
          <c:spPr>
            <a:ln w="28575" cap="rnd">
              <a:solidFill>
                <a:schemeClr val="accent4"/>
              </a:solidFill>
              <a:round/>
            </a:ln>
            <a:effectLst/>
          </c:spPr>
          <c:marker>
            <c:symbol val="none"/>
          </c:marker>
          <c:cat>
            <c:strRef>
              <c:f>Time_Speed!$AA$34:$AX$34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Time_Speed!$AA$38:$AX$38</c:f>
              <c:numCache>
                <c:formatCode>0.00</c:formatCode>
                <c:ptCount val="24"/>
                <c:pt idx="0">
                  <c:v>64.35174622633157</c:v>
                </c:pt>
                <c:pt idx="1">
                  <c:v>64.35188571757885</c:v>
                </c:pt>
                <c:pt idx="2">
                  <c:v>64.351647091331</c:v>
                </c:pt>
                <c:pt idx="3">
                  <c:v>64.3518865948845</c:v>
                </c:pt>
                <c:pt idx="4">
                  <c:v>64.3518865948845</c:v>
                </c:pt>
                <c:pt idx="5">
                  <c:v>64.35130178840778</c:v>
                </c:pt>
                <c:pt idx="6">
                  <c:v>64.30269296212725</c:v>
                </c:pt>
                <c:pt idx="7">
                  <c:v>61.53448497207072</c:v>
                </c:pt>
                <c:pt idx="8">
                  <c:v>64.21948835138386</c:v>
                </c:pt>
                <c:pt idx="9">
                  <c:v>64.29061693345628</c:v>
                </c:pt>
                <c:pt idx="10">
                  <c:v>64.2168642404797</c:v>
                </c:pt>
                <c:pt idx="11">
                  <c:v>64.18703968199768</c:v>
                </c:pt>
                <c:pt idx="12">
                  <c:v>63.92707499577664</c:v>
                </c:pt>
                <c:pt idx="13">
                  <c:v>64.0429038652947</c:v>
                </c:pt>
                <c:pt idx="14">
                  <c:v>64.01647782320975</c:v>
                </c:pt>
                <c:pt idx="15">
                  <c:v>63.41937427615305</c:v>
                </c:pt>
                <c:pt idx="16">
                  <c:v>61.02084297508235</c:v>
                </c:pt>
                <c:pt idx="17">
                  <c:v>61.99047881957827</c:v>
                </c:pt>
                <c:pt idx="18">
                  <c:v>63.385317803791</c:v>
                </c:pt>
                <c:pt idx="19">
                  <c:v>62.15157240069641</c:v>
                </c:pt>
                <c:pt idx="20">
                  <c:v>63.65085688770829</c:v>
                </c:pt>
                <c:pt idx="21">
                  <c:v>64.0429038652947</c:v>
                </c:pt>
                <c:pt idx="22">
                  <c:v>64.29061693345628</c:v>
                </c:pt>
                <c:pt idx="23">
                  <c:v>64.34051404741643</c:v>
                </c:pt>
              </c:numCache>
            </c:numRef>
          </c:val>
          <c:smooth val="0"/>
          <c:extLst xmlns:c16r2="http://schemas.microsoft.com/office/drawing/2015/06/chart">
            <c:ext xmlns:c16="http://schemas.microsoft.com/office/drawing/2014/chart" uri="{C3380CC4-5D6E-409C-BE32-E72D297353CC}">
              <c16:uniqueId val="{00000003-D53F-424D-82CC-6AF5BE9EC817}"/>
            </c:ext>
          </c:extLst>
        </c:ser>
        <c:ser>
          <c:idx val="4"/>
          <c:order val="4"/>
          <c:tx>
            <c:strRef>
              <c:f>Time_Speed!$A$39</c:f>
              <c:strCache>
                <c:ptCount val="1"/>
                <c:pt idx="0">
                  <c:v>Scenario_4</c:v>
                </c:pt>
              </c:strCache>
            </c:strRef>
          </c:tx>
          <c:spPr>
            <a:ln w="28575" cap="rnd">
              <a:solidFill>
                <a:schemeClr val="accent5"/>
              </a:solidFill>
              <a:round/>
            </a:ln>
            <a:effectLst/>
          </c:spPr>
          <c:marker>
            <c:symbol val="none"/>
          </c:marker>
          <c:cat>
            <c:strRef>
              <c:f>Time_Speed!$AA$34:$AX$34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Time_Speed!$AA$39:$AX$39</c:f>
              <c:numCache>
                <c:formatCode>0.00</c:formatCode>
                <c:ptCount val="24"/>
                <c:pt idx="0">
                  <c:v>64.35175280540604</c:v>
                </c:pt>
                <c:pt idx="1">
                  <c:v>64.35188576142136</c:v>
                </c:pt>
                <c:pt idx="2">
                  <c:v>64.35165831491207</c:v>
                </c:pt>
                <c:pt idx="3">
                  <c:v>64.35188659762466</c:v>
                </c:pt>
                <c:pt idx="4">
                  <c:v>64.35188659762466</c:v>
                </c:pt>
                <c:pt idx="5">
                  <c:v>64.35132918943421</c:v>
                </c:pt>
                <c:pt idx="6">
                  <c:v>64.3091467788074</c:v>
                </c:pt>
                <c:pt idx="7">
                  <c:v>61.8906917170801</c:v>
                </c:pt>
                <c:pt idx="8">
                  <c:v>64.23683841359095</c:v>
                </c:pt>
                <c:pt idx="9">
                  <c:v>64.29348485033655</c:v>
                </c:pt>
                <c:pt idx="10">
                  <c:v>64.22317746671001</c:v>
                </c:pt>
                <c:pt idx="11">
                  <c:v>64.19474399892847</c:v>
                </c:pt>
                <c:pt idx="12">
                  <c:v>63.94685240029309</c:v>
                </c:pt>
                <c:pt idx="13">
                  <c:v>64.05731362391156</c:v>
                </c:pt>
                <c:pt idx="14">
                  <c:v>64.03211383642103</c:v>
                </c:pt>
                <c:pt idx="15">
                  <c:v>63.54034775340779</c:v>
                </c:pt>
                <c:pt idx="16">
                  <c:v>61.4389157644589</c:v>
                </c:pt>
                <c:pt idx="17">
                  <c:v>62.29096592620962</c:v>
                </c:pt>
                <c:pt idx="18">
                  <c:v>63.43000741559537</c:v>
                </c:pt>
                <c:pt idx="19">
                  <c:v>62.25141432906604</c:v>
                </c:pt>
                <c:pt idx="20">
                  <c:v>63.68339869853745</c:v>
                </c:pt>
                <c:pt idx="21">
                  <c:v>64.05731362391156</c:v>
                </c:pt>
                <c:pt idx="22">
                  <c:v>64.29348485033655</c:v>
                </c:pt>
                <c:pt idx="23">
                  <c:v>64.34104677085591</c:v>
                </c:pt>
              </c:numCache>
            </c:numRef>
          </c:val>
          <c:smooth val="0"/>
          <c:extLst xmlns:c16r2="http://schemas.microsoft.com/office/drawing/2015/06/chart">
            <c:ext xmlns:c16="http://schemas.microsoft.com/office/drawing/2014/chart" uri="{C3380CC4-5D6E-409C-BE32-E72D297353CC}">
              <c16:uniqueId val="{00000004-D53F-424D-82CC-6AF5BE9EC817}"/>
            </c:ext>
          </c:extLst>
        </c:ser>
        <c:ser>
          <c:idx val="5"/>
          <c:order val="5"/>
          <c:tx>
            <c:strRef>
              <c:f>Time_Speed!$A$40</c:f>
              <c:strCache>
                <c:ptCount val="1"/>
                <c:pt idx="0">
                  <c:v>Scenario_5</c:v>
                </c:pt>
              </c:strCache>
            </c:strRef>
          </c:tx>
          <c:spPr>
            <a:ln w="28575" cap="rnd">
              <a:solidFill>
                <a:schemeClr val="accent6"/>
              </a:solidFill>
              <a:round/>
            </a:ln>
            <a:effectLst/>
          </c:spPr>
          <c:marker>
            <c:symbol val="none"/>
          </c:marker>
          <c:cat>
            <c:strRef>
              <c:f>Time_Speed!$AA$34:$AX$34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Time_Speed!$AA$40:$AX$40</c:f>
              <c:numCache>
                <c:formatCode>0.00</c:formatCode>
                <c:ptCount val="24"/>
                <c:pt idx="0">
                  <c:v>64.35175987154041</c:v>
                </c:pt>
                <c:pt idx="1">
                  <c:v>64.35188580850946</c:v>
                </c:pt>
                <c:pt idx="2">
                  <c:v>64.35167036939468</c:v>
                </c:pt>
                <c:pt idx="3">
                  <c:v>64.35188660056778</c:v>
                </c:pt>
                <c:pt idx="4">
                  <c:v>64.35188660056778</c:v>
                </c:pt>
                <c:pt idx="5">
                  <c:v>64.35135861902158</c:v>
                </c:pt>
                <c:pt idx="6">
                  <c:v>64.31296217376087</c:v>
                </c:pt>
                <c:pt idx="7">
                  <c:v>62.1028539140718</c:v>
                </c:pt>
                <c:pt idx="8">
                  <c:v>64.24709826895006</c:v>
                </c:pt>
                <c:pt idx="9">
                  <c:v>64.2965653680647</c:v>
                </c:pt>
                <c:pt idx="10">
                  <c:v>64.22995945251492</c:v>
                </c:pt>
                <c:pt idx="11">
                  <c:v>64.2030207373681</c:v>
                </c:pt>
                <c:pt idx="12">
                  <c:v>63.96810758766359</c:v>
                </c:pt>
                <c:pt idx="13">
                  <c:v>64.07279738100507</c:v>
                </c:pt>
                <c:pt idx="14">
                  <c:v>64.0489159147414</c:v>
                </c:pt>
                <c:pt idx="15">
                  <c:v>63.6120043481986</c:v>
                </c:pt>
                <c:pt idx="16">
                  <c:v>61.68834634854547</c:v>
                </c:pt>
                <c:pt idx="17">
                  <c:v>62.46967156340128</c:v>
                </c:pt>
                <c:pt idx="18">
                  <c:v>63.4781551598422</c:v>
                </c:pt>
                <c:pt idx="19">
                  <c:v>62.35918458180523</c:v>
                </c:pt>
                <c:pt idx="20">
                  <c:v>63.71834230594713</c:v>
                </c:pt>
                <c:pt idx="21">
                  <c:v>64.07279738100507</c:v>
                </c:pt>
                <c:pt idx="22">
                  <c:v>64.2965653680647</c:v>
                </c:pt>
                <c:pt idx="23">
                  <c:v>64.3416189423867</c:v>
                </c:pt>
              </c:numCache>
            </c:numRef>
          </c:val>
          <c:smooth val="0"/>
          <c:extLst xmlns:c16r2="http://schemas.microsoft.com/office/drawing/2015/06/chart">
            <c:ext xmlns:c16="http://schemas.microsoft.com/office/drawing/2014/chart" uri="{C3380CC4-5D6E-409C-BE32-E72D297353CC}">
              <c16:uniqueId val="{00000005-D53F-424D-82CC-6AF5BE9EC817}"/>
            </c:ext>
          </c:extLst>
        </c:ser>
        <c:ser>
          <c:idx val="6"/>
          <c:order val="6"/>
          <c:tx>
            <c:strRef>
              <c:f>Time_Speed!$A$41</c:f>
              <c:strCache>
                <c:ptCount val="1"/>
                <c:pt idx="0">
                  <c:v>Scenario_6</c:v>
                </c:pt>
              </c:strCache>
            </c:strRef>
          </c:tx>
          <c:spPr>
            <a:ln w="28575" cap="rnd">
              <a:solidFill>
                <a:schemeClr val="accent1">
                  <a:lumMod val="60000"/>
                </a:schemeClr>
              </a:solidFill>
              <a:round/>
            </a:ln>
            <a:effectLst/>
          </c:spPr>
          <c:marker>
            <c:symbol val="none"/>
          </c:marker>
          <c:cat>
            <c:strRef>
              <c:f>Time_Speed!$AA$34:$AX$34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Time_Speed!$AA$41:$AX$41</c:f>
              <c:numCache>
                <c:formatCode>0.00</c:formatCode>
                <c:ptCount val="24"/>
                <c:pt idx="0">
                  <c:v>64.35176421156311</c:v>
                </c:pt>
                <c:pt idx="1">
                  <c:v>64.351885837431</c:v>
                </c:pt>
                <c:pt idx="2">
                  <c:v>64.35167777326374</c:v>
                </c:pt>
                <c:pt idx="3">
                  <c:v>64.35188660237537</c:v>
                </c:pt>
                <c:pt idx="4">
                  <c:v>64.35188660237537</c:v>
                </c:pt>
                <c:pt idx="5">
                  <c:v>64.35137669469721</c:v>
                </c:pt>
                <c:pt idx="6">
                  <c:v>64.31754027935346</c:v>
                </c:pt>
                <c:pt idx="7">
                  <c:v>62.3593204547298</c:v>
                </c:pt>
                <c:pt idx="8">
                  <c:v>64.2594118239229</c:v>
                </c:pt>
                <c:pt idx="9">
                  <c:v>64.298457569331</c:v>
                </c:pt>
                <c:pt idx="10">
                  <c:v>64.2341256604308</c:v>
                </c:pt>
                <c:pt idx="11">
                  <c:v>64.2081053707474</c:v>
                </c:pt>
                <c:pt idx="12">
                  <c:v>63.98116953626387</c:v>
                </c:pt>
                <c:pt idx="13">
                  <c:v>64.08231122054453</c:v>
                </c:pt>
                <c:pt idx="14">
                  <c:v>64.05924012845097</c:v>
                </c:pt>
                <c:pt idx="15">
                  <c:v>63.69818768038961</c:v>
                </c:pt>
                <c:pt idx="16">
                  <c:v>61.99028343453659</c:v>
                </c:pt>
                <c:pt idx="17">
                  <c:v>62.68543081689097</c:v>
                </c:pt>
                <c:pt idx="18">
                  <c:v>63.50753681367914</c:v>
                </c:pt>
                <c:pt idx="19">
                  <c:v>62.42500254423317</c:v>
                </c:pt>
                <c:pt idx="20">
                  <c:v>63.7398236965768</c:v>
                </c:pt>
                <c:pt idx="21">
                  <c:v>64.08231122054453</c:v>
                </c:pt>
                <c:pt idx="22">
                  <c:v>64.298457569331</c:v>
                </c:pt>
                <c:pt idx="23">
                  <c:v>64.34197037535848</c:v>
                </c:pt>
              </c:numCache>
            </c:numRef>
          </c:val>
          <c:smooth val="0"/>
          <c:extLst xmlns:c16r2="http://schemas.microsoft.com/office/drawing/2015/06/chart">
            <c:ext xmlns:c16="http://schemas.microsoft.com/office/drawing/2014/chart" uri="{C3380CC4-5D6E-409C-BE32-E72D297353CC}">
              <c16:uniqueId val="{00000006-D53F-424D-82CC-6AF5BE9EC817}"/>
            </c:ext>
          </c:extLst>
        </c:ser>
        <c:ser>
          <c:idx val="7"/>
          <c:order val="7"/>
          <c:tx>
            <c:strRef>
              <c:f>Time_Speed!$A$42</c:f>
              <c:strCache>
                <c:ptCount val="1"/>
                <c:pt idx="0">
                  <c:v>Scenario_7</c:v>
                </c:pt>
              </c:strCache>
            </c:strRef>
          </c:tx>
          <c:spPr>
            <a:ln w="28575" cap="rnd">
              <a:solidFill>
                <a:schemeClr val="accent2">
                  <a:lumMod val="60000"/>
                </a:schemeClr>
              </a:solidFill>
              <a:round/>
            </a:ln>
            <a:effectLst/>
          </c:spPr>
          <c:marker>
            <c:symbol val="none"/>
          </c:marker>
          <c:cat>
            <c:strRef>
              <c:f>Time_Speed!$AA$34:$AX$34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Time_Speed!$AA$42:$AX$42</c:f>
              <c:numCache>
                <c:formatCode>0.00</c:formatCode>
                <c:ptCount val="24"/>
                <c:pt idx="0">
                  <c:v>64.35176983527343</c:v>
                </c:pt>
                <c:pt idx="1">
                  <c:v>64.35188587490701</c:v>
                </c:pt>
                <c:pt idx="2">
                  <c:v>64.35168736704347</c:v>
                </c:pt>
                <c:pt idx="3">
                  <c:v>64.35188660471763</c:v>
                </c:pt>
                <c:pt idx="4">
                  <c:v>64.35188660471763</c:v>
                </c:pt>
                <c:pt idx="5">
                  <c:v>64.35140011678976</c:v>
                </c:pt>
                <c:pt idx="6">
                  <c:v>64.32259716089052</c:v>
                </c:pt>
                <c:pt idx="7">
                  <c:v>62.64503855332138</c:v>
                </c:pt>
                <c:pt idx="8">
                  <c:v>64.27301657298119</c:v>
                </c:pt>
                <c:pt idx="9">
                  <c:v>64.300909609347</c:v>
                </c:pt>
                <c:pt idx="10">
                  <c:v>64.2395249483694</c:v>
                </c:pt>
                <c:pt idx="11">
                  <c:v>64.2146951290996</c:v>
                </c:pt>
                <c:pt idx="12">
                  <c:v>63.998102869184</c:v>
                </c:pt>
                <c:pt idx="13">
                  <c:v>64.0946432557553</c:v>
                </c:pt>
                <c:pt idx="14">
                  <c:v>64.07262297771224</c:v>
                </c:pt>
                <c:pt idx="15">
                  <c:v>63.7936415430563</c:v>
                </c:pt>
                <c:pt idx="16">
                  <c:v>62.32720038661991</c:v>
                </c:pt>
                <c:pt idx="17">
                  <c:v>62.9254569330583</c:v>
                </c:pt>
                <c:pt idx="18">
                  <c:v>63.54583182508952</c:v>
                </c:pt>
                <c:pt idx="19">
                  <c:v>62.51101901937385</c:v>
                </c:pt>
                <c:pt idx="20">
                  <c:v>63.76768038092818</c:v>
                </c:pt>
                <c:pt idx="21">
                  <c:v>64.0946432557553</c:v>
                </c:pt>
                <c:pt idx="22">
                  <c:v>64.300909609347</c:v>
                </c:pt>
                <c:pt idx="23">
                  <c:v>64.34242576048531</c:v>
                </c:pt>
              </c:numCache>
            </c:numRef>
          </c:val>
          <c:smooth val="0"/>
          <c:extLst xmlns:c16r2="http://schemas.microsoft.com/office/drawing/2015/06/chart">
            <c:ext xmlns:c16="http://schemas.microsoft.com/office/drawing/2014/chart" uri="{C3380CC4-5D6E-409C-BE32-E72D297353CC}">
              <c16:uniqueId val="{00000007-D53F-424D-82CC-6AF5BE9EC817}"/>
            </c:ext>
          </c:extLst>
        </c:ser>
        <c:ser>
          <c:idx val="8"/>
          <c:order val="8"/>
          <c:tx>
            <c:strRef>
              <c:f>Time_Speed!$A$43</c:f>
              <c:strCache>
                <c:ptCount val="1"/>
                <c:pt idx="0">
                  <c:v>Scenario_8</c:v>
                </c:pt>
              </c:strCache>
            </c:strRef>
          </c:tx>
          <c:spPr>
            <a:ln w="28575" cap="rnd">
              <a:solidFill>
                <a:schemeClr val="accent3">
                  <a:lumMod val="60000"/>
                </a:schemeClr>
              </a:solidFill>
              <a:round/>
            </a:ln>
            <a:effectLst/>
          </c:spPr>
          <c:marker>
            <c:symbol val="none"/>
          </c:marker>
          <c:cat>
            <c:strRef>
              <c:f>Time_Speed!$AA$34:$AX$34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Time_Speed!$AA$43:$AX$43</c:f>
              <c:numCache>
                <c:formatCode>0.00</c:formatCode>
                <c:ptCount val="24"/>
                <c:pt idx="0">
                  <c:v>64.35177392509257</c:v>
                </c:pt>
                <c:pt idx="1">
                  <c:v>64.3518859021612</c:v>
                </c:pt>
                <c:pt idx="2">
                  <c:v>64.351694344079</c:v>
                </c:pt>
                <c:pt idx="3">
                  <c:v>64.35188660642093</c:v>
                </c:pt>
                <c:pt idx="4">
                  <c:v>64.35188660642093</c:v>
                </c:pt>
                <c:pt idx="5">
                  <c:v>64.35141715041352</c:v>
                </c:pt>
                <c:pt idx="6">
                  <c:v>64.32533044138869</c:v>
                </c:pt>
                <c:pt idx="7">
                  <c:v>62.80054507784643</c:v>
                </c:pt>
                <c:pt idx="8">
                  <c:v>64.28037154435705</c:v>
                </c:pt>
                <c:pt idx="9">
                  <c:v>64.30269296212725</c:v>
                </c:pt>
                <c:pt idx="10">
                  <c:v>64.24345212684513</c:v>
                </c:pt>
                <c:pt idx="11">
                  <c:v>64.21948835138386</c:v>
                </c:pt>
                <c:pt idx="12">
                  <c:v>64.01041809292119</c:v>
                </c:pt>
                <c:pt idx="13">
                  <c:v>64.10361465541346</c:v>
                </c:pt>
                <c:pt idx="14">
                  <c:v>64.08235910834766</c:v>
                </c:pt>
                <c:pt idx="15">
                  <c:v>63.84534796864902</c:v>
                </c:pt>
                <c:pt idx="16">
                  <c:v>62.51081329764273</c:v>
                </c:pt>
                <c:pt idx="17">
                  <c:v>63.05594378062742</c:v>
                </c:pt>
                <c:pt idx="18">
                  <c:v>63.57361664442885</c:v>
                </c:pt>
                <c:pt idx="19">
                  <c:v>62.573305832169</c:v>
                </c:pt>
                <c:pt idx="20">
                  <c:v>63.78788592266175</c:v>
                </c:pt>
                <c:pt idx="21">
                  <c:v>64.10361465541346</c:v>
                </c:pt>
                <c:pt idx="22">
                  <c:v>64.30269296212725</c:v>
                </c:pt>
                <c:pt idx="23">
                  <c:v>64.34275694134676</c:v>
                </c:pt>
              </c:numCache>
            </c:numRef>
          </c:val>
          <c:smooth val="0"/>
          <c:extLst xmlns:c16r2="http://schemas.microsoft.com/office/drawing/2015/06/chart">
            <c:ext xmlns:c16="http://schemas.microsoft.com/office/drawing/2014/chart" uri="{C3380CC4-5D6E-409C-BE32-E72D297353CC}">
              <c16:uniqueId val="{00000008-D53F-424D-82CC-6AF5BE9EC817}"/>
            </c:ext>
          </c:extLst>
        </c:ser>
        <c:dLbls>
          <c:showLegendKey val="0"/>
          <c:showVal val="0"/>
          <c:showCatName val="0"/>
          <c:showSerName val="0"/>
          <c:showPercent val="0"/>
          <c:showBubbleSize val="0"/>
        </c:dLbls>
        <c:smooth val="0"/>
        <c:axId val="1742072832"/>
        <c:axId val="1742075152"/>
      </c:lineChart>
      <c:catAx>
        <c:axId val="1742072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742075152"/>
        <c:crosses val="autoZero"/>
        <c:auto val="1"/>
        <c:lblAlgn val="ctr"/>
        <c:lblOffset val="100"/>
        <c:noMultiLvlLbl val="0"/>
      </c:catAx>
      <c:valAx>
        <c:axId val="1742075152"/>
        <c:scaling>
          <c:orientation val="minMax"/>
          <c:max val="70.0"/>
          <c:min val="5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a:t>MPH</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7420728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en-US"/>
    </a:p>
  </c:txPr>
  <c:externalData r:id="rId3">
    <c:autoUpdate val="0"/>
  </c:externalData>
  <c:userShapes r:id="rId4"/>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Time_Speed!$A$67</c:f>
              <c:strCache>
                <c:ptCount val="1"/>
                <c:pt idx="0">
                  <c:v>Base</c:v>
                </c:pt>
              </c:strCache>
            </c:strRef>
          </c:tx>
          <c:spPr>
            <a:ln w="28575" cap="rnd">
              <a:solidFill>
                <a:schemeClr val="accent1"/>
              </a:solidFill>
              <a:round/>
            </a:ln>
            <a:effectLst/>
          </c:spPr>
          <c:marker>
            <c:symbol val="none"/>
          </c:marker>
          <c:dLbls>
            <c:dLbl>
              <c:idx val="7"/>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9-742C-4EB8-B986-8186F3D4EA32}"/>
                </c:ext>
                <c:ext xmlns:c15="http://schemas.microsoft.com/office/drawing/2012/chart" uri="{CE6537A1-D6FC-4f65-9D91-7224C49458BB}"/>
              </c:extLst>
            </c:dLbl>
            <c:dLbl>
              <c:idx val="16"/>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A-742C-4EB8-B986-8186F3D4EA32}"/>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Time_Speed!$AA$66:$AX$66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Time_Speed!$AA$67:$AX$67</c:f>
              <c:numCache>
                <c:formatCode>0.00</c:formatCode>
                <c:ptCount val="24"/>
                <c:pt idx="0">
                  <c:v>64.35171554552055</c:v>
                </c:pt>
                <c:pt idx="1">
                  <c:v>64.35188551312426</c:v>
                </c:pt>
                <c:pt idx="2">
                  <c:v>64.35159475138104</c:v>
                </c:pt>
                <c:pt idx="3">
                  <c:v>64.35188658210615</c:v>
                </c:pt>
                <c:pt idx="4">
                  <c:v>64.35188658210615</c:v>
                </c:pt>
                <c:pt idx="5">
                  <c:v>64.35117400688851</c:v>
                </c:pt>
                <c:pt idx="6">
                  <c:v>64.27724607961322</c:v>
                </c:pt>
                <c:pt idx="7">
                  <c:v>60.17102076585945</c:v>
                </c:pt>
                <c:pt idx="8">
                  <c:v>64.15113581061046</c:v>
                </c:pt>
                <c:pt idx="9">
                  <c:v>64.27724607961322</c:v>
                </c:pt>
                <c:pt idx="10">
                  <c:v>64.18743955044037</c:v>
                </c:pt>
                <c:pt idx="11">
                  <c:v>64.15113581061046</c:v>
                </c:pt>
                <c:pt idx="12">
                  <c:v>63.83500644427048</c:v>
                </c:pt>
                <c:pt idx="13">
                  <c:v>63.97579097798396</c:v>
                </c:pt>
                <c:pt idx="14">
                  <c:v>63.94366163264637</c:v>
                </c:pt>
                <c:pt idx="15">
                  <c:v>62.94715593912568</c:v>
                </c:pt>
                <c:pt idx="16">
                  <c:v>59.42869257883145</c:v>
                </c:pt>
                <c:pt idx="17">
                  <c:v>60.8350780398822</c:v>
                </c:pt>
                <c:pt idx="18">
                  <c:v>63.17805997407005</c:v>
                </c:pt>
                <c:pt idx="19">
                  <c:v>61.69087318505</c:v>
                </c:pt>
                <c:pt idx="20">
                  <c:v>63.49977219403427</c:v>
                </c:pt>
                <c:pt idx="21">
                  <c:v>63.97579097798396</c:v>
                </c:pt>
                <c:pt idx="22">
                  <c:v>64.27724607961322</c:v>
                </c:pt>
                <c:pt idx="23">
                  <c:v>64.33802986373475</c:v>
                </c:pt>
              </c:numCache>
            </c:numRef>
          </c:val>
          <c:smooth val="0"/>
          <c:extLst xmlns:c16r2="http://schemas.microsoft.com/office/drawing/2015/06/chart">
            <c:ext xmlns:c16="http://schemas.microsoft.com/office/drawing/2014/chart" uri="{C3380CC4-5D6E-409C-BE32-E72D297353CC}">
              <c16:uniqueId val="{00000000-742C-4EB8-B986-8186F3D4EA32}"/>
            </c:ext>
          </c:extLst>
        </c:ser>
        <c:ser>
          <c:idx val="1"/>
          <c:order val="1"/>
          <c:tx>
            <c:strRef>
              <c:f>Time_Speed!$A$68</c:f>
              <c:strCache>
                <c:ptCount val="1"/>
                <c:pt idx="0">
                  <c:v>Scenario_1</c:v>
                </c:pt>
              </c:strCache>
            </c:strRef>
          </c:tx>
          <c:spPr>
            <a:ln w="28575" cap="rnd">
              <a:solidFill>
                <a:schemeClr val="accent2"/>
              </a:solidFill>
              <a:round/>
            </a:ln>
            <a:effectLst/>
          </c:spPr>
          <c:marker>
            <c:symbol val="none"/>
          </c:marker>
          <c:cat>
            <c:strRef>
              <c:f>Time_Speed!$AA$66:$AX$66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Time_Speed!$AA$68:$AX$68</c:f>
              <c:numCache>
                <c:formatCode>0.00</c:formatCode>
                <c:ptCount val="24"/>
                <c:pt idx="0">
                  <c:v>64.35174762496638</c:v>
                </c:pt>
                <c:pt idx="1">
                  <c:v>64.35188572689928</c:v>
                </c:pt>
                <c:pt idx="2">
                  <c:v>64.35164947733167</c:v>
                </c:pt>
                <c:pt idx="3">
                  <c:v>64.35188659546715</c:v>
                </c:pt>
                <c:pt idx="4">
                  <c:v>64.35188659546715</c:v>
                </c:pt>
                <c:pt idx="5">
                  <c:v>64.35130761354525</c:v>
                </c:pt>
                <c:pt idx="6">
                  <c:v>64.29959043774042</c:v>
                </c:pt>
                <c:pt idx="7">
                  <c:v>61.36549860446515</c:v>
                </c:pt>
                <c:pt idx="8">
                  <c:v>64.21114980478907</c:v>
                </c:pt>
                <c:pt idx="9">
                  <c:v>64.291226597376</c:v>
                </c:pt>
                <c:pt idx="10">
                  <c:v>64.2182062543484</c:v>
                </c:pt>
                <c:pt idx="11">
                  <c:v>64.18867737609486</c:v>
                </c:pt>
                <c:pt idx="12">
                  <c:v>63.93127841594658</c:v>
                </c:pt>
                <c:pt idx="13">
                  <c:v>64.0459666690582</c:v>
                </c:pt>
                <c:pt idx="14">
                  <c:v>64.01980121954543</c:v>
                </c:pt>
                <c:pt idx="15">
                  <c:v>63.36154045032421</c:v>
                </c:pt>
                <c:pt idx="16">
                  <c:v>60.82187653344124</c:v>
                </c:pt>
                <c:pt idx="17">
                  <c:v>61.84772972324196</c:v>
                </c:pt>
                <c:pt idx="18">
                  <c:v>63.39485762948274</c:v>
                </c:pt>
                <c:pt idx="19">
                  <c:v>62.17287044049282</c:v>
                </c:pt>
                <c:pt idx="20">
                  <c:v>63.65780460480005</c:v>
                </c:pt>
                <c:pt idx="21">
                  <c:v>64.0459666690582</c:v>
                </c:pt>
                <c:pt idx="22">
                  <c:v>64.291226597376</c:v>
                </c:pt>
                <c:pt idx="23">
                  <c:v>64.34062729754376</c:v>
                </c:pt>
              </c:numCache>
            </c:numRef>
          </c:val>
          <c:smooth val="0"/>
          <c:extLst xmlns:c16r2="http://schemas.microsoft.com/office/drawing/2015/06/chart">
            <c:ext xmlns:c16="http://schemas.microsoft.com/office/drawing/2014/chart" uri="{C3380CC4-5D6E-409C-BE32-E72D297353CC}">
              <c16:uniqueId val="{00000001-742C-4EB8-B986-8186F3D4EA32}"/>
            </c:ext>
          </c:extLst>
        </c:ser>
        <c:ser>
          <c:idx val="2"/>
          <c:order val="2"/>
          <c:tx>
            <c:strRef>
              <c:f>Time_Speed!$A$69</c:f>
              <c:strCache>
                <c:ptCount val="1"/>
                <c:pt idx="0">
                  <c:v>Scenario_2</c:v>
                </c:pt>
              </c:strCache>
            </c:strRef>
          </c:tx>
          <c:spPr>
            <a:ln w="28575" cap="rnd">
              <a:solidFill>
                <a:schemeClr val="accent3"/>
              </a:solidFill>
              <a:round/>
            </a:ln>
            <a:effectLst/>
          </c:spPr>
          <c:marker>
            <c:symbol val="none"/>
          </c:marker>
          <c:cat>
            <c:strRef>
              <c:f>Time_Speed!$AA$66:$AX$66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Time_Speed!$AA$69:$AX$69</c:f>
              <c:numCache>
                <c:formatCode>0.00</c:formatCode>
                <c:ptCount val="24"/>
                <c:pt idx="0">
                  <c:v>64.35175548230766</c:v>
                </c:pt>
                <c:pt idx="1">
                  <c:v>64.35188577926007</c:v>
                </c:pt>
                <c:pt idx="2">
                  <c:v>64.35166288157387</c:v>
                </c:pt>
                <c:pt idx="3">
                  <c:v>64.35188659873958</c:v>
                </c:pt>
                <c:pt idx="4">
                  <c:v>64.35188659873958</c:v>
                </c:pt>
                <c:pt idx="5">
                  <c:v>64.35134033839842</c:v>
                </c:pt>
                <c:pt idx="6">
                  <c:v>64.30503979636445</c:v>
                </c:pt>
                <c:pt idx="7">
                  <c:v>61.66390448420425</c:v>
                </c:pt>
                <c:pt idx="8">
                  <c:v>64.22579676293967</c:v>
                </c:pt>
                <c:pt idx="9">
                  <c:v>64.2946518241167</c:v>
                </c:pt>
                <c:pt idx="10">
                  <c:v>64.2257465533756</c:v>
                </c:pt>
                <c:pt idx="11">
                  <c:v>64.19787926944921</c:v>
                </c:pt>
                <c:pt idx="12">
                  <c:v>63.95490295218444</c:v>
                </c:pt>
                <c:pt idx="13">
                  <c:v>64.06317853689674</c:v>
                </c:pt>
                <c:pt idx="14">
                  <c:v>64.03847802108008</c:v>
                </c:pt>
                <c:pt idx="15">
                  <c:v>63.4633724595864</c:v>
                </c:pt>
                <c:pt idx="16">
                  <c:v>61.17263800313214</c:v>
                </c:pt>
                <c:pt idx="17">
                  <c:v>62.09971855403295</c:v>
                </c:pt>
                <c:pt idx="18">
                  <c:v>63.44818571449177</c:v>
                </c:pt>
                <c:pt idx="19">
                  <c:v>62.2920783188215</c:v>
                </c:pt>
                <c:pt idx="20">
                  <c:v>63.69663206245396</c:v>
                </c:pt>
                <c:pt idx="21">
                  <c:v>64.06317853689674</c:v>
                </c:pt>
                <c:pt idx="22">
                  <c:v>64.2946518241167</c:v>
                </c:pt>
                <c:pt idx="23">
                  <c:v>64.3412635285024</c:v>
                </c:pt>
              </c:numCache>
            </c:numRef>
          </c:val>
          <c:smooth val="0"/>
          <c:extLst xmlns:c16r2="http://schemas.microsoft.com/office/drawing/2015/06/chart">
            <c:ext xmlns:c16="http://schemas.microsoft.com/office/drawing/2014/chart" uri="{C3380CC4-5D6E-409C-BE32-E72D297353CC}">
              <c16:uniqueId val="{00000002-742C-4EB8-B986-8186F3D4EA32}"/>
            </c:ext>
          </c:extLst>
        </c:ser>
        <c:ser>
          <c:idx val="3"/>
          <c:order val="3"/>
          <c:tx>
            <c:strRef>
              <c:f>Time_Speed!$A$70</c:f>
              <c:strCache>
                <c:ptCount val="1"/>
                <c:pt idx="0">
                  <c:v>Scenario_3</c:v>
                </c:pt>
              </c:strCache>
            </c:strRef>
          </c:tx>
          <c:spPr>
            <a:ln w="28575" cap="rnd">
              <a:solidFill>
                <a:schemeClr val="accent4"/>
              </a:solidFill>
              <a:round/>
            </a:ln>
            <a:effectLst/>
          </c:spPr>
          <c:marker>
            <c:symbol val="none"/>
          </c:marker>
          <c:cat>
            <c:strRef>
              <c:f>Time_Speed!$AA$66:$AX$66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Time_Speed!$AA$70:$AX$70</c:f>
              <c:numCache>
                <c:formatCode>0.00</c:formatCode>
                <c:ptCount val="24"/>
                <c:pt idx="0">
                  <c:v>64.35176029580087</c:v>
                </c:pt>
                <c:pt idx="1">
                  <c:v>64.35188581133673</c:v>
                </c:pt>
                <c:pt idx="2">
                  <c:v>64.35167109316028</c:v>
                </c:pt>
                <c:pt idx="3">
                  <c:v>64.35188660074448</c:v>
                </c:pt>
                <c:pt idx="4">
                  <c:v>64.35188660074448</c:v>
                </c:pt>
                <c:pt idx="5">
                  <c:v>64.35136038601448</c:v>
                </c:pt>
                <c:pt idx="6">
                  <c:v>64.30912330968488</c:v>
                </c:pt>
                <c:pt idx="7">
                  <c:v>61.88939253362</c:v>
                </c:pt>
                <c:pt idx="8">
                  <c:v>64.23677531144013</c:v>
                </c:pt>
                <c:pt idx="9">
                  <c:v>64.29675033542169</c:v>
                </c:pt>
                <c:pt idx="10">
                  <c:v>64.23036669692766</c:v>
                </c:pt>
                <c:pt idx="11">
                  <c:v>64.20351775236875</c:v>
                </c:pt>
                <c:pt idx="12">
                  <c:v>63.9693842198439</c:v>
                </c:pt>
                <c:pt idx="13">
                  <c:v>64.0737272839788</c:v>
                </c:pt>
                <c:pt idx="14">
                  <c:v>64.04992501565638</c:v>
                </c:pt>
                <c:pt idx="15">
                  <c:v>63.53990745803604</c:v>
                </c:pt>
                <c:pt idx="16">
                  <c:v>61.4373893486011</c:v>
                </c:pt>
                <c:pt idx="17">
                  <c:v>62.28986979015473</c:v>
                </c:pt>
                <c:pt idx="18">
                  <c:v>63.4808993478882</c:v>
                </c:pt>
                <c:pt idx="19">
                  <c:v>62.36531378460674</c:v>
                </c:pt>
                <c:pt idx="20">
                  <c:v>63.72044153792407</c:v>
                </c:pt>
                <c:pt idx="21">
                  <c:v>64.0737272839788</c:v>
                </c:pt>
                <c:pt idx="22">
                  <c:v>64.29675033542169</c:v>
                </c:pt>
                <c:pt idx="23">
                  <c:v>64.34165329670788</c:v>
                </c:pt>
              </c:numCache>
            </c:numRef>
          </c:val>
          <c:smooth val="0"/>
          <c:extLst xmlns:c16r2="http://schemas.microsoft.com/office/drawing/2015/06/chart">
            <c:ext xmlns:c16="http://schemas.microsoft.com/office/drawing/2014/chart" uri="{C3380CC4-5D6E-409C-BE32-E72D297353CC}">
              <c16:uniqueId val="{00000003-742C-4EB8-B986-8186F3D4EA32}"/>
            </c:ext>
          </c:extLst>
        </c:ser>
        <c:ser>
          <c:idx val="4"/>
          <c:order val="4"/>
          <c:tx>
            <c:strRef>
              <c:f>Time_Speed!$A$71</c:f>
              <c:strCache>
                <c:ptCount val="1"/>
                <c:pt idx="0">
                  <c:v>Scenario_4</c:v>
                </c:pt>
              </c:strCache>
            </c:strRef>
          </c:tx>
          <c:spPr>
            <a:ln w="28575" cap="rnd">
              <a:solidFill>
                <a:schemeClr val="accent5"/>
              </a:solidFill>
              <a:round/>
            </a:ln>
            <a:effectLst/>
          </c:spPr>
          <c:marker>
            <c:symbol val="none"/>
          </c:marker>
          <c:cat>
            <c:strRef>
              <c:f>Time_Speed!$AA$66:$AX$66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Time_Speed!$AA$71:$AX$71</c:f>
              <c:numCache>
                <c:formatCode>0.00</c:formatCode>
                <c:ptCount val="24"/>
                <c:pt idx="0">
                  <c:v>64.35176680983108</c:v>
                </c:pt>
                <c:pt idx="1">
                  <c:v>64.35188585474569</c:v>
                </c:pt>
                <c:pt idx="2">
                  <c:v>64.35168220578188</c:v>
                </c:pt>
                <c:pt idx="3">
                  <c:v>64.35188660345752</c:v>
                </c:pt>
                <c:pt idx="4">
                  <c:v>64.35188660345752</c:v>
                </c:pt>
                <c:pt idx="5">
                  <c:v>64.35138751617586</c:v>
                </c:pt>
                <c:pt idx="6">
                  <c:v>64.31472241073128</c:v>
                </c:pt>
                <c:pt idx="7">
                  <c:v>62.20121710456383</c:v>
                </c:pt>
                <c:pt idx="8">
                  <c:v>64.25183236114067</c:v>
                </c:pt>
                <c:pt idx="9">
                  <c:v>64.29959043774042</c:v>
                </c:pt>
                <c:pt idx="10">
                  <c:v>64.2366201271099</c:v>
                </c:pt>
                <c:pt idx="11">
                  <c:v>64.21114980478907</c:v>
                </c:pt>
                <c:pt idx="12">
                  <c:v>63.98899196290616</c:v>
                </c:pt>
                <c:pt idx="13">
                  <c:v>64.08800827967382</c:v>
                </c:pt>
                <c:pt idx="14">
                  <c:v>64.0654225813724</c:v>
                </c:pt>
                <c:pt idx="15">
                  <c:v>63.64511484304893</c:v>
                </c:pt>
                <c:pt idx="16">
                  <c:v>61.80409462215091</c:v>
                </c:pt>
                <c:pt idx="17">
                  <c:v>62.55245655528684</c:v>
                </c:pt>
                <c:pt idx="18">
                  <c:v>63.52522413872186</c:v>
                </c:pt>
                <c:pt idx="19">
                  <c:v>62.46474089143577</c:v>
                </c:pt>
                <c:pt idx="20">
                  <c:v>63.75269102380888</c:v>
                </c:pt>
                <c:pt idx="21">
                  <c:v>64.08800827967382</c:v>
                </c:pt>
                <c:pt idx="22">
                  <c:v>64.29959043774042</c:v>
                </c:pt>
                <c:pt idx="23">
                  <c:v>64.34218077173804</c:v>
                </c:pt>
              </c:numCache>
            </c:numRef>
          </c:val>
          <c:smooth val="0"/>
          <c:extLst xmlns:c16r2="http://schemas.microsoft.com/office/drawing/2015/06/chart">
            <c:ext xmlns:c16="http://schemas.microsoft.com/office/drawing/2014/chart" uri="{C3380CC4-5D6E-409C-BE32-E72D297353CC}">
              <c16:uniqueId val="{00000004-742C-4EB8-B986-8186F3D4EA32}"/>
            </c:ext>
          </c:extLst>
        </c:ser>
        <c:ser>
          <c:idx val="5"/>
          <c:order val="5"/>
          <c:tx>
            <c:strRef>
              <c:f>Time_Speed!$A$72</c:f>
              <c:strCache>
                <c:ptCount val="1"/>
                <c:pt idx="0">
                  <c:v>Scenario_5</c:v>
                </c:pt>
              </c:strCache>
            </c:strRef>
          </c:tx>
          <c:spPr>
            <a:ln w="28575" cap="rnd">
              <a:solidFill>
                <a:schemeClr val="accent6"/>
              </a:solidFill>
              <a:round/>
            </a:ln>
            <a:effectLst/>
          </c:spPr>
          <c:marker>
            <c:symbol val="none"/>
          </c:marker>
          <c:cat>
            <c:strRef>
              <c:f>Time_Speed!$AA$66:$AX$66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Time_Speed!$AA$72:$AX$72</c:f>
              <c:numCache>
                <c:formatCode>0.00</c:formatCode>
                <c:ptCount val="24"/>
                <c:pt idx="0">
                  <c:v>64.35177449533594</c:v>
                </c:pt>
                <c:pt idx="1">
                  <c:v>64.35188590596128</c:v>
                </c:pt>
                <c:pt idx="2">
                  <c:v>64.35169531688506</c:v>
                </c:pt>
                <c:pt idx="3">
                  <c:v>64.35188660665845</c:v>
                </c:pt>
                <c:pt idx="4">
                  <c:v>64.35188660665845</c:v>
                </c:pt>
                <c:pt idx="5">
                  <c:v>64.3514195254117</c:v>
                </c:pt>
                <c:pt idx="6">
                  <c:v>64.31884580333956</c:v>
                </c:pt>
                <c:pt idx="7">
                  <c:v>62.4328380993983</c:v>
                </c:pt>
                <c:pt idx="8">
                  <c:v>64.2629237865632</c:v>
                </c:pt>
                <c:pt idx="9">
                  <c:v>64.30294162234381</c:v>
                </c:pt>
                <c:pt idx="10">
                  <c:v>64.24399973058825</c:v>
                </c:pt>
                <c:pt idx="11">
                  <c:v>64.22015672747001</c:v>
                </c:pt>
                <c:pt idx="12">
                  <c:v>64.01214138847345</c:v>
                </c:pt>
                <c:pt idx="13">
                  <c:v>64.10486573588284</c:v>
                </c:pt>
                <c:pt idx="14">
                  <c:v>64.0837168521501</c:v>
                </c:pt>
                <c:pt idx="15">
                  <c:v>63.72280485663434</c:v>
                </c:pt>
                <c:pt idx="16">
                  <c:v>62.07692033457736</c:v>
                </c:pt>
                <c:pt idx="17">
                  <c:v>62.74722592953838</c:v>
                </c:pt>
                <c:pt idx="18">
                  <c:v>63.57782221273067</c:v>
                </c:pt>
                <c:pt idx="19">
                  <c:v>62.58293288676856</c:v>
                </c:pt>
                <c:pt idx="20">
                  <c:v>63.79094385784865</c:v>
                </c:pt>
                <c:pt idx="21">
                  <c:v>64.10486573588284</c:v>
                </c:pt>
                <c:pt idx="22">
                  <c:v>64.30294162234381</c:v>
                </c:pt>
                <c:pt idx="23">
                  <c:v>64.34280311819084</c:v>
                </c:pt>
              </c:numCache>
            </c:numRef>
          </c:val>
          <c:smooth val="0"/>
          <c:extLst xmlns:c16r2="http://schemas.microsoft.com/office/drawing/2015/06/chart">
            <c:ext xmlns:c16="http://schemas.microsoft.com/office/drawing/2014/chart" uri="{C3380CC4-5D6E-409C-BE32-E72D297353CC}">
              <c16:uniqueId val="{00000005-742C-4EB8-B986-8186F3D4EA32}"/>
            </c:ext>
          </c:extLst>
        </c:ser>
        <c:ser>
          <c:idx val="6"/>
          <c:order val="6"/>
          <c:tx>
            <c:strRef>
              <c:f>Time_Speed!$A$73</c:f>
              <c:strCache>
                <c:ptCount val="1"/>
                <c:pt idx="0">
                  <c:v>Scenario_6</c:v>
                </c:pt>
              </c:strCache>
            </c:strRef>
          </c:tx>
          <c:spPr>
            <a:ln w="28575" cap="rnd">
              <a:solidFill>
                <a:schemeClr val="accent1">
                  <a:lumMod val="60000"/>
                </a:schemeClr>
              </a:solidFill>
              <a:round/>
            </a:ln>
            <a:effectLst/>
          </c:spPr>
          <c:marker>
            <c:symbol val="none"/>
          </c:marker>
          <c:cat>
            <c:strRef>
              <c:f>Time_Speed!$AA$66:$AX$66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Time_Speed!$AA$73:$AX$73</c:f>
              <c:numCache>
                <c:formatCode>0.00</c:formatCode>
                <c:ptCount val="24"/>
                <c:pt idx="0">
                  <c:v>64.35177930681758</c:v>
                </c:pt>
                <c:pt idx="1">
                  <c:v>64.35188593802452</c:v>
                </c:pt>
                <c:pt idx="2">
                  <c:v>64.35170352504346</c:v>
                </c:pt>
                <c:pt idx="3">
                  <c:v>64.35188660866247</c:v>
                </c:pt>
                <c:pt idx="4">
                  <c:v>64.35188660866247</c:v>
                </c:pt>
                <c:pt idx="5">
                  <c:v>64.35143956468741</c:v>
                </c:pt>
                <c:pt idx="6">
                  <c:v>64.32275281984296</c:v>
                </c:pt>
                <c:pt idx="7">
                  <c:v>62.6538742481931</c:v>
                </c:pt>
                <c:pt idx="8">
                  <c:v>64.27343540761011</c:v>
                </c:pt>
                <c:pt idx="9">
                  <c:v>64.30503979636445</c:v>
                </c:pt>
                <c:pt idx="10">
                  <c:v>64.24862056604106</c:v>
                </c:pt>
                <c:pt idx="11">
                  <c:v>64.22579676293967</c:v>
                </c:pt>
                <c:pt idx="12">
                  <c:v>64.02664252458815</c:v>
                </c:pt>
                <c:pt idx="13">
                  <c:v>64.11542379615784</c:v>
                </c:pt>
                <c:pt idx="14">
                  <c:v>64.09517522891111</c:v>
                </c:pt>
                <c:pt idx="15">
                  <c:v>63.79657589980613</c:v>
                </c:pt>
                <c:pt idx="16">
                  <c:v>62.3376285155756</c:v>
                </c:pt>
                <c:pt idx="17">
                  <c:v>62.9328738973389</c:v>
                </c:pt>
                <c:pt idx="18">
                  <c:v>63.61043338345998</c:v>
                </c:pt>
                <c:pt idx="19">
                  <c:v>62.6563431429326</c:v>
                </c:pt>
                <c:pt idx="20">
                  <c:v>63.81465212962949</c:v>
                </c:pt>
                <c:pt idx="21">
                  <c:v>64.11542379615784</c:v>
                </c:pt>
                <c:pt idx="22">
                  <c:v>64.30503979636445</c:v>
                </c:pt>
                <c:pt idx="23">
                  <c:v>64.34319274192013</c:v>
                </c:pt>
              </c:numCache>
            </c:numRef>
          </c:val>
          <c:smooth val="0"/>
          <c:extLst xmlns:c16r2="http://schemas.microsoft.com/office/drawing/2015/06/chart">
            <c:ext xmlns:c16="http://schemas.microsoft.com/office/drawing/2014/chart" uri="{C3380CC4-5D6E-409C-BE32-E72D297353CC}">
              <c16:uniqueId val="{00000006-742C-4EB8-B986-8186F3D4EA32}"/>
            </c:ext>
          </c:extLst>
        </c:ser>
        <c:ser>
          <c:idx val="7"/>
          <c:order val="7"/>
          <c:tx>
            <c:strRef>
              <c:f>Time_Speed!$A$74</c:f>
              <c:strCache>
                <c:ptCount val="1"/>
                <c:pt idx="0">
                  <c:v>Scenario_7</c:v>
                </c:pt>
              </c:strCache>
            </c:strRef>
          </c:tx>
          <c:spPr>
            <a:ln w="28575" cap="rnd">
              <a:solidFill>
                <a:schemeClr val="accent2">
                  <a:lumMod val="60000"/>
                </a:schemeClr>
              </a:solidFill>
              <a:round/>
            </a:ln>
            <a:effectLst/>
          </c:spPr>
          <c:marker>
            <c:symbol val="none"/>
          </c:marker>
          <c:cat>
            <c:strRef>
              <c:f>Time_Speed!$AA$66:$AX$66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Time_Speed!$AA$74:$AX$74</c:f>
              <c:numCache>
                <c:formatCode>0.00</c:formatCode>
                <c:ptCount val="24"/>
                <c:pt idx="0">
                  <c:v>64.3517847660773</c:v>
                </c:pt>
                <c:pt idx="1">
                  <c:v>64.35188597440455</c:v>
                </c:pt>
                <c:pt idx="2">
                  <c:v>64.35171283828097</c:v>
                </c:pt>
                <c:pt idx="3">
                  <c:v>64.35188661093625</c:v>
                </c:pt>
                <c:pt idx="4">
                  <c:v>64.35188661093625</c:v>
                </c:pt>
                <c:pt idx="5">
                  <c:v>64.35146230189565</c:v>
                </c:pt>
                <c:pt idx="6">
                  <c:v>64.328613865765</c:v>
                </c:pt>
                <c:pt idx="7">
                  <c:v>62.98835754899005</c:v>
                </c:pt>
                <c:pt idx="8">
                  <c:v>64.28920829560911</c:v>
                </c:pt>
                <c:pt idx="9">
                  <c:v>64.30742061652425</c:v>
                </c:pt>
                <c:pt idx="10">
                  <c:v>64.25386431642455</c:v>
                </c:pt>
                <c:pt idx="11">
                  <c:v>64.23219732458139</c:v>
                </c:pt>
                <c:pt idx="12">
                  <c:v>64.04310392865062</c:v>
                </c:pt>
                <c:pt idx="13">
                  <c:v>64.12740751614992</c:v>
                </c:pt>
                <c:pt idx="14">
                  <c:v>64.10818122709426</c:v>
                </c:pt>
                <c:pt idx="15">
                  <c:v>63.90756676616896</c:v>
                </c:pt>
                <c:pt idx="16">
                  <c:v>62.73279771000133</c:v>
                </c:pt>
                <c:pt idx="17">
                  <c:v>63.2133970610127</c:v>
                </c:pt>
                <c:pt idx="18">
                  <c:v>63.64772847979296</c:v>
                </c:pt>
                <c:pt idx="19">
                  <c:v>62.74041320195571</c:v>
                </c:pt>
                <c:pt idx="20">
                  <c:v>63.84175740274374</c:v>
                </c:pt>
                <c:pt idx="21">
                  <c:v>64.12740751614992</c:v>
                </c:pt>
                <c:pt idx="22">
                  <c:v>64.30742061652425</c:v>
                </c:pt>
                <c:pt idx="23">
                  <c:v>64.34363482698235</c:v>
                </c:pt>
              </c:numCache>
            </c:numRef>
          </c:val>
          <c:smooth val="0"/>
          <c:extLst xmlns:c16r2="http://schemas.microsoft.com/office/drawing/2015/06/chart">
            <c:ext xmlns:c16="http://schemas.microsoft.com/office/drawing/2014/chart" uri="{C3380CC4-5D6E-409C-BE32-E72D297353CC}">
              <c16:uniqueId val="{00000007-742C-4EB8-B986-8186F3D4EA32}"/>
            </c:ext>
          </c:extLst>
        </c:ser>
        <c:ser>
          <c:idx val="8"/>
          <c:order val="8"/>
          <c:tx>
            <c:strRef>
              <c:f>Time_Speed!$A$75</c:f>
              <c:strCache>
                <c:ptCount val="1"/>
                <c:pt idx="0">
                  <c:v>Scenario_8</c:v>
                </c:pt>
              </c:strCache>
            </c:strRef>
          </c:tx>
          <c:spPr>
            <a:ln w="28575" cap="rnd">
              <a:solidFill>
                <a:schemeClr val="accent3">
                  <a:lumMod val="60000"/>
                </a:schemeClr>
              </a:solidFill>
              <a:round/>
            </a:ln>
            <a:effectLst/>
          </c:spPr>
          <c:marker>
            <c:symbol val="none"/>
          </c:marker>
          <c:cat>
            <c:strRef>
              <c:f>Time_Speed!$AA$66:$AX$66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Time_Speed!$AA$75:$AX$75</c:f>
              <c:numCache>
                <c:formatCode>0.00</c:formatCode>
                <c:ptCount val="24"/>
                <c:pt idx="0">
                  <c:v>64.35178867013317</c:v>
                </c:pt>
                <c:pt idx="1">
                  <c:v>64.35188600042086</c:v>
                </c:pt>
                <c:pt idx="2">
                  <c:v>64.35171949841603</c:v>
                </c:pt>
                <c:pt idx="3">
                  <c:v>64.35188661256218</c:v>
                </c:pt>
                <c:pt idx="4">
                  <c:v>64.35188661256218</c:v>
                </c:pt>
                <c:pt idx="5">
                  <c:v>64.35147856186134</c:v>
                </c:pt>
                <c:pt idx="6">
                  <c:v>64.33099930415611</c:v>
                </c:pt>
                <c:pt idx="7">
                  <c:v>63.12549899842763</c:v>
                </c:pt>
                <c:pt idx="8">
                  <c:v>64.2956292348572</c:v>
                </c:pt>
                <c:pt idx="9">
                  <c:v>64.30912330968488</c:v>
                </c:pt>
                <c:pt idx="10">
                  <c:v>64.2576147807035</c:v>
                </c:pt>
                <c:pt idx="11">
                  <c:v>64.23677531144013</c:v>
                </c:pt>
                <c:pt idx="12">
                  <c:v>64.05488108956223</c:v>
                </c:pt>
                <c:pt idx="13">
                  <c:v>64.13598012683256</c:v>
                </c:pt>
                <c:pt idx="14">
                  <c:v>64.11748538480573</c:v>
                </c:pt>
                <c:pt idx="15">
                  <c:v>63.9528414156124</c:v>
                </c:pt>
                <c:pt idx="16">
                  <c:v>62.89504844137493</c:v>
                </c:pt>
                <c:pt idx="17">
                  <c:v>63.32827224071635</c:v>
                </c:pt>
                <c:pt idx="18">
                  <c:v>63.67442598286252</c:v>
                </c:pt>
                <c:pt idx="19">
                  <c:v>62.80067232809738</c:v>
                </c:pt>
                <c:pt idx="20">
                  <c:v>63.86115519841953</c:v>
                </c:pt>
                <c:pt idx="21">
                  <c:v>64.13598012683256</c:v>
                </c:pt>
                <c:pt idx="22">
                  <c:v>64.30912330968488</c:v>
                </c:pt>
                <c:pt idx="23">
                  <c:v>64.34395097698471</c:v>
                </c:pt>
              </c:numCache>
            </c:numRef>
          </c:val>
          <c:smooth val="0"/>
          <c:extLst xmlns:c16r2="http://schemas.microsoft.com/office/drawing/2015/06/chart">
            <c:ext xmlns:c16="http://schemas.microsoft.com/office/drawing/2014/chart" uri="{C3380CC4-5D6E-409C-BE32-E72D297353CC}">
              <c16:uniqueId val="{00000008-742C-4EB8-B986-8186F3D4EA32}"/>
            </c:ext>
          </c:extLst>
        </c:ser>
        <c:dLbls>
          <c:showLegendKey val="0"/>
          <c:showVal val="0"/>
          <c:showCatName val="0"/>
          <c:showSerName val="0"/>
          <c:showPercent val="0"/>
          <c:showBubbleSize val="0"/>
        </c:dLbls>
        <c:smooth val="0"/>
        <c:axId val="1709041280"/>
        <c:axId val="1709047136"/>
      </c:lineChart>
      <c:catAx>
        <c:axId val="1709041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709047136"/>
        <c:crosses val="autoZero"/>
        <c:auto val="1"/>
        <c:lblAlgn val="ctr"/>
        <c:lblOffset val="100"/>
        <c:noMultiLvlLbl val="0"/>
      </c:catAx>
      <c:valAx>
        <c:axId val="1709047136"/>
        <c:scaling>
          <c:orientation val="minMax"/>
          <c:max val="70.0"/>
          <c:min val="5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a:t>MPH</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709041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2010</c:v>
          </c:tx>
          <c:spPr>
            <a:ln w="28575" cap="rnd">
              <a:noFill/>
              <a:round/>
            </a:ln>
            <a:effectLst/>
          </c:spPr>
          <c:marker>
            <c:symbol val="square"/>
            <c:size val="5"/>
            <c:spPr>
              <a:noFill/>
              <a:ln w="9525">
                <a:solidFill>
                  <a:schemeClr val="tx1"/>
                </a:solidFill>
              </a:ln>
              <a:effectLst/>
            </c:spPr>
          </c:marker>
          <c:cat>
            <c:strRef>
              <c:f>Time_Speed!$A$152:$A$160</c:f>
              <c:strCache>
                <c:ptCount val="9"/>
                <c:pt idx="0">
                  <c:v>Base</c:v>
                </c:pt>
                <c:pt idx="1">
                  <c:v>S1</c:v>
                </c:pt>
                <c:pt idx="2">
                  <c:v>S2</c:v>
                </c:pt>
                <c:pt idx="3">
                  <c:v>S3</c:v>
                </c:pt>
                <c:pt idx="4">
                  <c:v>S4</c:v>
                </c:pt>
                <c:pt idx="5">
                  <c:v>S5</c:v>
                </c:pt>
                <c:pt idx="6">
                  <c:v>S6</c:v>
                </c:pt>
                <c:pt idx="7">
                  <c:v>S7</c:v>
                </c:pt>
                <c:pt idx="8">
                  <c:v>S8</c:v>
                </c:pt>
              </c:strCache>
            </c:strRef>
          </c:cat>
          <c:val>
            <c:numRef>
              <c:f>Revenue_Sum!$AA$3:$AA$11</c:f>
              <c:numCache>
                <c:formatCode>"$"#,##0</c:formatCode>
                <c:ptCount val="9"/>
                <c:pt idx="0">
                  <c:v>0.0</c:v>
                </c:pt>
                <c:pt idx="1">
                  <c:v>4.8871020957032E7</c:v>
                </c:pt>
                <c:pt idx="2">
                  <c:v>6.36953462439649E7</c:v>
                </c:pt>
                <c:pt idx="3">
                  <c:v>7.8466531663557E7</c:v>
                </c:pt>
                <c:pt idx="4">
                  <c:v>9.17486177430593E7</c:v>
                </c:pt>
                <c:pt idx="5">
                  <c:v>1.04395698426341E8</c:v>
                </c:pt>
                <c:pt idx="6">
                  <c:v>1.1667242774041E8</c:v>
                </c:pt>
                <c:pt idx="7">
                  <c:v>1.27382085424966E8</c:v>
                </c:pt>
                <c:pt idx="8">
                  <c:v>1.3877695387503E8</c:v>
                </c:pt>
              </c:numCache>
            </c:numRef>
          </c:val>
          <c:smooth val="0"/>
          <c:extLst xmlns:c16r2="http://schemas.microsoft.com/office/drawing/2015/06/chart">
            <c:ext xmlns:c16="http://schemas.microsoft.com/office/drawing/2014/chart" uri="{C3380CC4-5D6E-409C-BE32-E72D297353CC}">
              <c16:uniqueId val="{00000000-B5B3-4FAD-9D1B-9692869814E3}"/>
            </c:ext>
          </c:extLst>
        </c:ser>
        <c:ser>
          <c:idx val="1"/>
          <c:order val="1"/>
          <c:tx>
            <c:v>2015</c:v>
          </c:tx>
          <c:spPr>
            <a:ln w="28575" cap="rnd">
              <a:noFill/>
              <a:round/>
            </a:ln>
            <a:effectLst/>
          </c:spPr>
          <c:marker>
            <c:symbol val="x"/>
            <c:size val="6"/>
            <c:spPr>
              <a:noFill/>
              <a:ln w="9525">
                <a:solidFill>
                  <a:schemeClr val="tx1"/>
                </a:solidFill>
              </a:ln>
              <a:effectLst/>
            </c:spPr>
          </c:marker>
          <c:cat>
            <c:strRef>
              <c:f>Time_Speed!$A$152:$A$160</c:f>
              <c:strCache>
                <c:ptCount val="9"/>
                <c:pt idx="0">
                  <c:v>Base</c:v>
                </c:pt>
                <c:pt idx="1">
                  <c:v>S1</c:v>
                </c:pt>
                <c:pt idx="2">
                  <c:v>S2</c:v>
                </c:pt>
                <c:pt idx="3">
                  <c:v>S3</c:v>
                </c:pt>
                <c:pt idx="4">
                  <c:v>S4</c:v>
                </c:pt>
                <c:pt idx="5">
                  <c:v>S5</c:v>
                </c:pt>
                <c:pt idx="6">
                  <c:v>S6</c:v>
                </c:pt>
                <c:pt idx="7">
                  <c:v>S7</c:v>
                </c:pt>
                <c:pt idx="8">
                  <c:v>S8</c:v>
                </c:pt>
              </c:strCache>
            </c:strRef>
          </c:cat>
          <c:val>
            <c:numRef>
              <c:f>Revenue_Sum!$AA$17:$AA$25</c:f>
              <c:numCache>
                <c:formatCode>"$"#,##0</c:formatCode>
                <c:ptCount val="9"/>
                <c:pt idx="0">
                  <c:v>0.0</c:v>
                </c:pt>
                <c:pt idx="1">
                  <c:v>4.96681444099631E7</c:v>
                </c:pt>
                <c:pt idx="2">
                  <c:v>6.46201977006539E7</c:v>
                </c:pt>
                <c:pt idx="3">
                  <c:v>7.95243191972331E7</c:v>
                </c:pt>
                <c:pt idx="4">
                  <c:v>9.23782382747746E7</c:v>
                </c:pt>
                <c:pt idx="5">
                  <c:v>1.05095210904792E8</c:v>
                </c:pt>
                <c:pt idx="6">
                  <c:v>1.17229024583512E8</c:v>
                </c:pt>
                <c:pt idx="7">
                  <c:v>1.27666333972625E8</c:v>
                </c:pt>
                <c:pt idx="8">
                  <c:v>1.38994950934317E8</c:v>
                </c:pt>
              </c:numCache>
            </c:numRef>
          </c:val>
          <c:smooth val="0"/>
          <c:extLst xmlns:c16r2="http://schemas.microsoft.com/office/drawing/2015/06/chart">
            <c:ext xmlns:c16="http://schemas.microsoft.com/office/drawing/2014/chart" uri="{C3380CC4-5D6E-409C-BE32-E72D297353CC}">
              <c16:uniqueId val="{00000001-B5B3-4FAD-9D1B-9692869814E3}"/>
            </c:ext>
          </c:extLst>
        </c:ser>
        <c:ser>
          <c:idx val="2"/>
          <c:order val="2"/>
          <c:tx>
            <c:v>2025</c:v>
          </c:tx>
          <c:spPr>
            <a:ln w="28575" cap="sq">
              <a:noFill/>
              <a:prstDash val="solid"/>
              <a:round/>
            </a:ln>
            <a:effectLst/>
          </c:spPr>
          <c:marker>
            <c:symbol val="circle"/>
            <c:size val="6"/>
            <c:spPr>
              <a:noFill/>
              <a:ln w="9525">
                <a:solidFill>
                  <a:schemeClr val="tx1"/>
                </a:solidFill>
              </a:ln>
              <a:effectLst/>
            </c:spPr>
          </c:marker>
          <c:dPt>
            <c:idx val="4"/>
            <c:marker>
              <c:symbol val="circle"/>
              <c:size val="6"/>
              <c:spPr>
                <a:noFill/>
                <a:ln w="9525" cap="flat">
                  <a:solidFill>
                    <a:schemeClr val="tx1"/>
                  </a:solidFill>
                  <a:miter lim="800000"/>
                </a:ln>
                <a:effectLst/>
              </c:spPr>
            </c:marker>
            <c:bubble3D val="0"/>
            <c:extLst xmlns:c16r2="http://schemas.microsoft.com/office/drawing/2015/06/chart">
              <c:ext xmlns:c16="http://schemas.microsoft.com/office/drawing/2014/chart" uri="{C3380CC4-5D6E-409C-BE32-E72D297353CC}">
                <c16:uniqueId val="{00000004-B5B3-4FAD-9D1B-9692869814E3}"/>
              </c:ext>
            </c:extLst>
          </c:dPt>
          <c:dPt>
            <c:idx val="5"/>
            <c:marker>
              <c:symbol val="circle"/>
              <c:size val="6"/>
              <c:spPr>
                <a:noFill/>
                <a:ln w="9525" cmpd="sng">
                  <a:solidFill>
                    <a:schemeClr val="tx1"/>
                  </a:solidFill>
                </a:ln>
                <a:effectLst/>
              </c:spPr>
            </c:marker>
            <c:bubble3D val="0"/>
            <c:spPr>
              <a:ln w="28575" cap="sq">
                <a:noFill/>
                <a:prstDash val="solid"/>
                <a:bevel/>
              </a:ln>
              <a:effectLst/>
            </c:spPr>
            <c:extLst xmlns:c16r2="http://schemas.microsoft.com/office/drawing/2015/06/chart">
              <c:ext xmlns:c16="http://schemas.microsoft.com/office/drawing/2014/chart" uri="{C3380CC4-5D6E-409C-BE32-E72D297353CC}">
                <c16:uniqueId val="{00000003-B5B3-4FAD-9D1B-9692869814E3}"/>
              </c:ext>
            </c:extLst>
          </c:dPt>
          <c:cat>
            <c:strRef>
              <c:f>Time_Speed!$A$152:$A$160</c:f>
              <c:strCache>
                <c:ptCount val="9"/>
                <c:pt idx="0">
                  <c:v>Base</c:v>
                </c:pt>
                <c:pt idx="1">
                  <c:v>S1</c:v>
                </c:pt>
                <c:pt idx="2">
                  <c:v>S2</c:v>
                </c:pt>
                <c:pt idx="3">
                  <c:v>S3</c:v>
                </c:pt>
                <c:pt idx="4">
                  <c:v>S4</c:v>
                </c:pt>
                <c:pt idx="5">
                  <c:v>S5</c:v>
                </c:pt>
                <c:pt idx="6">
                  <c:v>S6</c:v>
                </c:pt>
                <c:pt idx="7">
                  <c:v>S7</c:v>
                </c:pt>
                <c:pt idx="8">
                  <c:v>S8</c:v>
                </c:pt>
              </c:strCache>
            </c:strRef>
          </c:cat>
          <c:val>
            <c:numRef>
              <c:f>Revenue_Sum!$AA$31:$AA$39</c:f>
              <c:numCache>
                <c:formatCode>"$"#,##0</c:formatCode>
                <c:ptCount val="9"/>
                <c:pt idx="0">
                  <c:v>0.0</c:v>
                </c:pt>
                <c:pt idx="1">
                  <c:v>5.25097693439345E7</c:v>
                </c:pt>
                <c:pt idx="2">
                  <c:v>6.82713473106652E7</c:v>
                </c:pt>
                <c:pt idx="3">
                  <c:v>8.39357922523346E7</c:v>
                </c:pt>
                <c:pt idx="4">
                  <c:v>9.77020770323809E7</c:v>
                </c:pt>
                <c:pt idx="5">
                  <c:v>1.11084108349499E8</c:v>
                </c:pt>
                <c:pt idx="6">
                  <c:v>1.23864959379147E8</c:v>
                </c:pt>
                <c:pt idx="7">
                  <c:v>1.34134638868058E8</c:v>
                </c:pt>
                <c:pt idx="8">
                  <c:v>1.46071080886318E8</c:v>
                </c:pt>
              </c:numCache>
            </c:numRef>
          </c:val>
          <c:smooth val="0"/>
          <c:extLst xmlns:c16r2="http://schemas.microsoft.com/office/drawing/2015/06/chart">
            <c:ext xmlns:c16="http://schemas.microsoft.com/office/drawing/2014/chart" uri="{C3380CC4-5D6E-409C-BE32-E72D297353CC}">
              <c16:uniqueId val="{00000002-B5B3-4FAD-9D1B-9692869814E3}"/>
            </c:ext>
          </c:extLst>
        </c:ser>
        <c:dLbls>
          <c:showLegendKey val="0"/>
          <c:showVal val="0"/>
          <c:showCatName val="0"/>
          <c:showSerName val="0"/>
          <c:showPercent val="0"/>
          <c:showBubbleSize val="0"/>
        </c:dLbls>
        <c:marker val="1"/>
        <c:smooth val="0"/>
        <c:axId val="1741848800"/>
        <c:axId val="1741851120"/>
      </c:lineChart>
      <c:catAx>
        <c:axId val="1741848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n-US"/>
          </a:p>
        </c:txPr>
        <c:crossAx val="1741851120"/>
        <c:crosses val="autoZero"/>
        <c:auto val="1"/>
        <c:lblAlgn val="ctr"/>
        <c:lblOffset val="100"/>
        <c:noMultiLvlLbl val="0"/>
      </c:catAx>
      <c:valAx>
        <c:axId val="1741851120"/>
        <c:scaling>
          <c:orientation val="minMax"/>
        </c:scaling>
        <c:delete val="0"/>
        <c:axPos val="l"/>
        <c:majorGridlines>
          <c:spPr>
            <a:ln w="9525" cap="flat" cmpd="sng" algn="ctr">
              <a:solidFill>
                <a:schemeClr val="tx1">
                  <a:lumMod val="15000"/>
                  <a:lumOff val="85000"/>
                </a:schemeClr>
              </a:solidFill>
              <a:round/>
            </a:ln>
            <a:effectLst/>
          </c:spPr>
        </c:majorGridlines>
        <c:numFmt formatCode="&quot;$&quot;#,##0"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n-US"/>
          </a:p>
        </c:txPr>
        <c:crossAx val="1741848800"/>
        <c:crosses val="autoZero"/>
        <c:crossBetween val="between"/>
        <c:dispUnits>
          <c:builtInUnit val="millions"/>
          <c:dispUnitsLbl>
            <c:layout>
              <c:manualLayout>
                <c:xMode val="edge"/>
                <c:yMode val="edge"/>
                <c:x val="0.0278740388744076"/>
                <c:y val="0.330891305808674"/>
              </c:manualLayout>
            </c:layout>
            <c:tx>
              <c:rich>
                <a:bodyPr rot="-54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r>
                    <a:rPr lang="en-US"/>
                    <a:t>Millions $</a:t>
                  </a:r>
                </a:p>
              </c:rich>
            </c:tx>
            <c:spPr>
              <a:noFill/>
              <a:ln>
                <a:noFill/>
              </a:ln>
              <a:effectLst/>
            </c:spPr>
            <c:txPr>
              <a:bodyPr rot="-54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n-US"/>
              </a:p>
            </c:txPr>
          </c:dispUnitsLbl>
        </c:dispUnits>
      </c:valAx>
      <c:spPr>
        <a:noFill/>
        <a:ln>
          <a:solidFill>
            <a:schemeClr val="accent3"/>
          </a:solid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100">
          <a:solidFill>
            <a:sysClr val="windowText" lastClr="000000"/>
          </a:solidFill>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3983286340579"/>
          <c:y val="0.0513277578565993"/>
          <c:w val="0.875540897913621"/>
          <c:h val="0.69383912350801"/>
        </c:manualLayout>
      </c:layout>
      <c:lineChart>
        <c:grouping val="standard"/>
        <c:varyColors val="0"/>
        <c:ser>
          <c:idx val="0"/>
          <c:order val="0"/>
          <c:tx>
            <c:strRef>
              <c:f>Revenue_Sum!$A$3</c:f>
              <c:strCache>
                <c:ptCount val="1"/>
                <c:pt idx="0">
                  <c:v>Base</c:v>
                </c:pt>
              </c:strCache>
            </c:strRef>
          </c:tx>
          <c:spPr>
            <a:ln w="28575" cap="rnd">
              <a:solidFill>
                <a:schemeClr val="accent1"/>
              </a:solidFill>
              <a:round/>
            </a:ln>
            <a:effectLst/>
          </c:spPr>
          <c:marker>
            <c:symbol val="none"/>
          </c:marker>
          <c:cat>
            <c:strRef>
              <c:f>Revenue_Sum!$B$2:$Y$2</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Revenue_Sum!$B$3:$Y$3</c:f>
              <c:numCache>
                <c:formatCode>"$"#,##0</c:formatCode>
                <c:ptCount val="24"/>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numCache>
            </c:numRef>
          </c:val>
          <c:smooth val="0"/>
          <c:extLst xmlns:c16r2="http://schemas.microsoft.com/office/drawing/2015/06/chart">
            <c:ext xmlns:c16="http://schemas.microsoft.com/office/drawing/2014/chart" uri="{C3380CC4-5D6E-409C-BE32-E72D297353CC}">
              <c16:uniqueId val="{00000000-DFE8-498C-86E1-FA8700B8162C}"/>
            </c:ext>
          </c:extLst>
        </c:ser>
        <c:ser>
          <c:idx val="1"/>
          <c:order val="1"/>
          <c:tx>
            <c:strRef>
              <c:f>Revenue_Sum!$A$4</c:f>
              <c:strCache>
                <c:ptCount val="1"/>
                <c:pt idx="0">
                  <c:v>Scenario_1</c:v>
                </c:pt>
              </c:strCache>
            </c:strRef>
          </c:tx>
          <c:spPr>
            <a:ln w="28575" cap="rnd">
              <a:solidFill>
                <a:schemeClr val="accent2"/>
              </a:solidFill>
              <a:round/>
            </a:ln>
            <a:effectLst/>
          </c:spPr>
          <c:marker>
            <c:symbol val="none"/>
          </c:marker>
          <c:cat>
            <c:strRef>
              <c:f>Revenue_Sum!$B$2:$Y$2</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Revenue_Sum!$B$4:$Y$4</c:f>
              <c:numCache>
                <c:formatCode>"$"#,##0</c:formatCode>
                <c:ptCount val="24"/>
                <c:pt idx="0">
                  <c:v>679.533676936863</c:v>
                </c:pt>
                <c:pt idx="1">
                  <c:v>194.1524954222884</c:v>
                </c:pt>
                <c:pt idx="2">
                  <c:v>776.6099811309232</c:v>
                </c:pt>
                <c:pt idx="3">
                  <c:v>97.07624758747295</c:v>
                </c:pt>
                <c:pt idx="4">
                  <c:v>97.07624758747295</c:v>
                </c:pt>
                <c:pt idx="5">
                  <c:v>970.7624083834143</c:v>
                </c:pt>
                <c:pt idx="6">
                  <c:v>6001.143218764433</c:v>
                </c:pt>
                <c:pt idx="7">
                  <c:v>16690.6776781571</c:v>
                </c:pt>
                <c:pt idx="8">
                  <c:v>7688.963893138391</c:v>
                </c:pt>
                <c:pt idx="9">
                  <c:v>3106.439924278456</c:v>
                </c:pt>
                <c:pt idx="10">
                  <c:v>3785.97355443123</c:v>
                </c:pt>
                <c:pt idx="11">
                  <c:v>3980.125710207591</c:v>
                </c:pt>
                <c:pt idx="12">
                  <c:v>5047.964381018121</c:v>
                </c:pt>
                <c:pt idx="13">
                  <c:v>4659.659705156338</c:v>
                </c:pt>
                <c:pt idx="14">
                  <c:v>4756.736146148279</c:v>
                </c:pt>
                <c:pt idx="15">
                  <c:v>12564.89333592043</c:v>
                </c:pt>
                <c:pt idx="16">
                  <c:v>17440.82206753303</c:v>
                </c:pt>
                <c:pt idx="17">
                  <c:v>15940.53609144318</c:v>
                </c:pt>
                <c:pt idx="18">
                  <c:v>6212.879848738902</c:v>
                </c:pt>
                <c:pt idx="19">
                  <c:v>7668.982404114723</c:v>
                </c:pt>
                <c:pt idx="20">
                  <c:v>5727.498379951938</c:v>
                </c:pt>
                <c:pt idx="21">
                  <c:v>4659.659705156338</c:v>
                </c:pt>
                <c:pt idx="22">
                  <c:v>3106.439924278456</c:v>
                </c:pt>
                <c:pt idx="23">
                  <c:v>2038.60107597228</c:v>
                </c:pt>
              </c:numCache>
            </c:numRef>
          </c:val>
          <c:smooth val="0"/>
          <c:extLst xmlns:c16r2="http://schemas.microsoft.com/office/drawing/2015/06/chart">
            <c:ext xmlns:c16="http://schemas.microsoft.com/office/drawing/2014/chart" uri="{C3380CC4-5D6E-409C-BE32-E72D297353CC}">
              <c16:uniqueId val="{00000001-DFE8-498C-86E1-FA8700B8162C}"/>
            </c:ext>
          </c:extLst>
        </c:ser>
        <c:ser>
          <c:idx val="2"/>
          <c:order val="2"/>
          <c:tx>
            <c:strRef>
              <c:f>Revenue_Sum!$A$5</c:f>
              <c:strCache>
                <c:ptCount val="1"/>
                <c:pt idx="0">
                  <c:v>Scenario_2</c:v>
                </c:pt>
              </c:strCache>
            </c:strRef>
          </c:tx>
          <c:spPr>
            <a:ln w="28575" cap="rnd">
              <a:solidFill>
                <a:schemeClr val="accent3"/>
              </a:solidFill>
              <a:round/>
            </a:ln>
            <a:effectLst/>
          </c:spPr>
          <c:marker>
            <c:symbol val="none"/>
          </c:marker>
          <c:cat>
            <c:strRef>
              <c:f>Revenue_Sum!$B$2:$Y$2</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Revenue_Sum!$B$5:$Y$5</c:f>
              <c:numCache>
                <c:formatCode>"$"#,##0</c:formatCode>
                <c:ptCount val="24"/>
                <c:pt idx="0">
                  <c:v>892.704067928591</c:v>
                </c:pt>
                <c:pt idx="1">
                  <c:v>255.05832638142</c:v>
                </c:pt>
                <c:pt idx="2">
                  <c:v>1020.233305083377</c:v>
                </c:pt>
                <c:pt idx="3">
                  <c:v>127.5291632268415</c:v>
                </c:pt>
                <c:pt idx="4">
                  <c:v>127.5291632268415</c:v>
                </c:pt>
                <c:pt idx="5">
                  <c:v>1275.291542086745</c:v>
                </c:pt>
                <c:pt idx="6">
                  <c:v>7774.585700947319</c:v>
                </c:pt>
                <c:pt idx="7">
                  <c:v>21623.06401960431</c:v>
                </c:pt>
                <c:pt idx="8">
                  <c:v>9961.186819723867</c:v>
                </c:pt>
                <c:pt idx="9">
                  <c:v>4080.933219969361</c:v>
                </c:pt>
                <c:pt idx="10">
                  <c:v>4973.637226145253</c:v>
                </c:pt>
                <c:pt idx="11">
                  <c:v>5228.695106030811</c:v>
                </c:pt>
                <c:pt idx="12">
                  <c:v>6631.515831285714</c:v>
                </c:pt>
                <c:pt idx="13">
                  <c:v>6121.399591633608</c:v>
                </c:pt>
                <c:pt idx="14">
                  <c:v>6248.929008934866</c:v>
                </c:pt>
                <c:pt idx="15">
                  <c:v>16278.03844947345</c:v>
                </c:pt>
                <c:pt idx="16">
                  <c:v>22594.88915986466</c:v>
                </c:pt>
                <c:pt idx="17">
                  <c:v>20651.24251311953</c:v>
                </c:pt>
                <c:pt idx="18">
                  <c:v>8161.86644032185</c:v>
                </c:pt>
                <c:pt idx="19">
                  <c:v>10074.80387814245</c:v>
                </c:pt>
                <c:pt idx="20">
                  <c:v>7524.220321742774</c:v>
                </c:pt>
                <c:pt idx="21">
                  <c:v>6121.399591633608</c:v>
                </c:pt>
                <c:pt idx="22">
                  <c:v>4080.933219969361</c:v>
                </c:pt>
                <c:pt idx="23">
                  <c:v>2678.112262194267</c:v>
                </c:pt>
              </c:numCache>
            </c:numRef>
          </c:val>
          <c:smooth val="0"/>
          <c:extLst xmlns:c16r2="http://schemas.microsoft.com/office/drawing/2015/06/chart">
            <c:ext xmlns:c16="http://schemas.microsoft.com/office/drawing/2014/chart" uri="{C3380CC4-5D6E-409C-BE32-E72D297353CC}">
              <c16:uniqueId val="{00000002-DFE8-498C-86E1-FA8700B8162C}"/>
            </c:ext>
          </c:extLst>
        </c:ser>
        <c:ser>
          <c:idx val="3"/>
          <c:order val="3"/>
          <c:tx>
            <c:strRef>
              <c:f>Revenue_Sum!$A$6</c:f>
              <c:strCache>
                <c:ptCount val="1"/>
                <c:pt idx="0">
                  <c:v>Scenario_3</c:v>
                </c:pt>
              </c:strCache>
            </c:strRef>
          </c:tx>
          <c:spPr>
            <a:ln w="28575" cap="rnd">
              <a:solidFill>
                <a:schemeClr val="accent4"/>
              </a:solidFill>
              <a:round/>
            </a:ln>
            <a:effectLst/>
          </c:spPr>
          <c:marker>
            <c:symbol val="none"/>
          </c:marker>
          <c:cat>
            <c:strRef>
              <c:f>Revenue_Sum!$B$2:$Y$2</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Revenue_Sum!$B$6:$Y$6</c:f>
              <c:numCache>
                <c:formatCode>"$"#,##0</c:formatCode>
                <c:ptCount val="24"/>
                <c:pt idx="0">
                  <c:v>1107.0569787381</c:v>
                </c:pt>
                <c:pt idx="1">
                  <c:v>316.3020197012948</c:v>
                </c:pt>
                <c:pt idx="2">
                  <c:v>1265.208080626415</c:v>
                </c:pt>
                <c:pt idx="3">
                  <c:v>158.1510102022463</c:v>
                </c:pt>
                <c:pt idx="4">
                  <c:v>158.1510102022463</c:v>
                </c:pt>
                <c:pt idx="5">
                  <c:v>1581.50998979047</c:v>
                </c:pt>
                <c:pt idx="6">
                  <c:v>9528.708374780354</c:v>
                </c:pt>
                <c:pt idx="7">
                  <c:v>26501.71712953272</c:v>
                </c:pt>
                <c:pt idx="8">
                  <c:v>12208.65624455294</c:v>
                </c:pt>
                <c:pt idx="9">
                  <c:v>5060.83232146195</c:v>
                </c:pt>
                <c:pt idx="10">
                  <c:v>6167.889223301192</c:v>
                </c:pt>
                <c:pt idx="11">
                  <c:v>6484.190689706411</c:v>
                </c:pt>
                <c:pt idx="12">
                  <c:v>8223.851715090665</c:v>
                </c:pt>
                <c:pt idx="13">
                  <c:v>7591.248186167286</c:v>
                </c:pt>
                <c:pt idx="14">
                  <c:v>7749.39951158379</c:v>
                </c:pt>
                <c:pt idx="15">
                  <c:v>19950.73269825662</c:v>
                </c:pt>
                <c:pt idx="16">
                  <c:v>27692.80806086112</c:v>
                </c:pt>
                <c:pt idx="17">
                  <c:v>25310.6306742945</c:v>
                </c:pt>
                <c:pt idx="18">
                  <c:v>10121.66464309207</c:v>
                </c:pt>
                <c:pt idx="19">
                  <c:v>12493.92978242814</c:v>
                </c:pt>
                <c:pt idx="20">
                  <c:v>9330.909217541251</c:v>
                </c:pt>
                <c:pt idx="21">
                  <c:v>7591.248186167286</c:v>
                </c:pt>
                <c:pt idx="22">
                  <c:v>5060.83232146195</c:v>
                </c:pt>
                <c:pt idx="23">
                  <c:v>3321.171008697285</c:v>
                </c:pt>
              </c:numCache>
            </c:numRef>
          </c:val>
          <c:smooth val="0"/>
          <c:extLst xmlns:c16r2="http://schemas.microsoft.com/office/drawing/2015/06/chart">
            <c:ext xmlns:c16="http://schemas.microsoft.com/office/drawing/2014/chart" uri="{C3380CC4-5D6E-409C-BE32-E72D297353CC}">
              <c16:uniqueId val="{00000003-DFE8-498C-86E1-FA8700B8162C}"/>
            </c:ext>
          </c:extLst>
        </c:ser>
        <c:ser>
          <c:idx val="4"/>
          <c:order val="4"/>
          <c:tx>
            <c:strRef>
              <c:f>Revenue_Sum!$A$7</c:f>
              <c:strCache>
                <c:ptCount val="1"/>
                <c:pt idx="0">
                  <c:v>Scenario_4</c:v>
                </c:pt>
              </c:strCache>
            </c:strRef>
          </c:tx>
          <c:spPr>
            <a:ln w="28575" cap="rnd">
              <a:solidFill>
                <a:schemeClr val="accent5"/>
              </a:solidFill>
              <a:round/>
            </a:ln>
            <a:effectLst/>
          </c:spPr>
          <c:marker>
            <c:symbol val="none"/>
          </c:marker>
          <c:cat>
            <c:strRef>
              <c:f>Revenue_Sum!$B$2:$Y$2</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Revenue_Sum!$B$7:$Y$7</c:f>
              <c:numCache>
                <c:formatCode>"$"#,##0</c:formatCode>
                <c:ptCount val="24"/>
                <c:pt idx="0">
                  <c:v>1312.749970108268</c:v>
                </c:pt>
                <c:pt idx="1">
                  <c:v>375.0714511889072</c:v>
                </c:pt>
                <c:pt idx="2">
                  <c:v>1500.285805005047</c:v>
                </c:pt>
                <c:pt idx="3">
                  <c:v>187.5357255049924</c:v>
                </c:pt>
                <c:pt idx="4">
                  <c:v>187.5357255049924</c:v>
                </c:pt>
                <c:pt idx="5">
                  <c:v>1875.357124898708</c:v>
                </c:pt>
                <c:pt idx="6">
                  <c:v>11019.7543963594</c:v>
                </c:pt>
                <c:pt idx="7">
                  <c:v>30648.68842800317</c:v>
                </c:pt>
                <c:pt idx="8">
                  <c:v>14119.05874618667</c:v>
                </c:pt>
                <c:pt idx="9">
                  <c:v>6001.143218764433</c:v>
                </c:pt>
                <c:pt idx="10">
                  <c:v>7313.89309778362</c:v>
                </c:pt>
                <c:pt idx="11">
                  <c:v>7688.963893138391</c:v>
                </c:pt>
                <c:pt idx="12">
                  <c:v>9751.856772788447</c:v>
                </c:pt>
                <c:pt idx="13">
                  <c:v>9001.71447713541</c:v>
                </c:pt>
                <c:pt idx="14">
                  <c:v>9189.250576719268</c:v>
                </c:pt>
                <c:pt idx="15">
                  <c:v>23072.61025279724</c:v>
                </c:pt>
                <c:pt idx="16">
                  <c:v>32026.16045908026</c:v>
                </c:pt>
                <c:pt idx="17">
                  <c:v>29271.22154703635</c:v>
                </c:pt>
                <c:pt idx="18">
                  <c:v>12002.28643735033</c:v>
                </c:pt>
                <c:pt idx="19">
                  <c:v>14815.22284535228</c:v>
                </c:pt>
                <c:pt idx="20">
                  <c:v>11064.60736453849</c:v>
                </c:pt>
                <c:pt idx="21">
                  <c:v>9001.71447713541</c:v>
                </c:pt>
                <c:pt idx="22">
                  <c:v>6001.143218764433</c:v>
                </c:pt>
                <c:pt idx="23">
                  <c:v>3938.249997237118</c:v>
                </c:pt>
              </c:numCache>
            </c:numRef>
          </c:val>
          <c:smooth val="0"/>
          <c:extLst xmlns:c16r2="http://schemas.microsoft.com/office/drawing/2015/06/chart">
            <c:ext xmlns:c16="http://schemas.microsoft.com/office/drawing/2014/chart" uri="{C3380CC4-5D6E-409C-BE32-E72D297353CC}">
              <c16:uniqueId val="{00000004-DFE8-498C-86E1-FA8700B8162C}"/>
            </c:ext>
          </c:extLst>
        </c:ser>
        <c:ser>
          <c:idx val="5"/>
          <c:order val="5"/>
          <c:tx>
            <c:strRef>
              <c:f>Revenue_Sum!$A$8</c:f>
              <c:strCache>
                <c:ptCount val="1"/>
                <c:pt idx="0">
                  <c:v>Scenario_5</c:v>
                </c:pt>
              </c:strCache>
            </c:strRef>
          </c:tx>
          <c:spPr>
            <a:ln w="28575" cap="rnd">
              <a:solidFill>
                <a:schemeClr val="accent6"/>
              </a:solidFill>
              <a:round/>
            </a:ln>
            <a:effectLst/>
          </c:spPr>
          <c:marker>
            <c:symbol val="none"/>
          </c:marker>
          <c:cat>
            <c:strRef>
              <c:f>Revenue_Sum!$B$2:$Y$2</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Revenue_Sum!$B$8:$Y$8</c:f>
              <c:numCache>
                <c:formatCode>"$"#,##0</c:formatCode>
                <c:ptCount val="24"/>
                <c:pt idx="0">
                  <c:v>1502.257452296829</c:v>
                </c:pt>
                <c:pt idx="1">
                  <c:v>429.2164507423343</c:v>
                </c:pt>
                <c:pt idx="2">
                  <c:v>1716.865802116873</c:v>
                </c:pt>
                <c:pt idx="3">
                  <c:v>214.6082253798965</c:v>
                </c:pt>
                <c:pt idx="4">
                  <c:v>214.6082253798965</c:v>
                </c:pt>
                <c:pt idx="5">
                  <c:v>2146.082102240493</c:v>
                </c:pt>
                <c:pt idx="6">
                  <c:v>12481.8041947122</c:v>
                </c:pt>
                <c:pt idx="7">
                  <c:v>34715.01396224933</c:v>
                </c:pt>
                <c:pt idx="8">
                  <c:v>15992.30983967901</c:v>
                </c:pt>
                <c:pt idx="9">
                  <c:v>6867.463208253971</c:v>
                </c:pt>
                <c:pt idx="10">
                  <c:v>8369.72055613886</c:v>
                </c:pt>
                <c:pt idx="11">
                  <c:v>8798.936255321852</c:v>
                </c:pt>
                <c:pt idx="12">
                  <c:v>11159.62661803166</c:v>
                </c:pt>
                <c:pt idx="13">
                  <c:v>10301.19441114613</c:v>
                </c:pt>
                <c:pt idx="14">
                  <c:v>10515.80306341498</c:v>
                </c:pt>
                <c:pt idx="15">
                  <c:v>26133.7769455704</c:v>
                </c:pt>
                <c:pt idx="16">
                  <c:v>36275.24258242206</c:v>
                </c:pt>
                <c:pt idx="17">
                  <c:v>33154.79117822107</c:v>
                </c:pt>
                <c:pt idx="18">
                  <c:v>13734.92641674063</c:v>
                </c:pt>
                <c:pt idx="19">
                  <c:v>16954.049780094</c:v>
                </c:pt>
                <c:pt idx="20">
                  <c:v>12661.88478149224</c:v>
                </c:pt>
                <c:pt idx="21">
                  <c:v>10301.19441114613</c:v>
                </c:pt>
                <c:pt idx="22">
                  <c:v>6867.463208253971</c:v>
                </c:pt>
                <c:pt idx="23">
                  <c:v>4506.772455916819</c:v>
                </c:pt>
              </c:numCache>
            </c:numRef>
          </c:val>
          <c:smooth val="0"/>
          <c:extLst xmlns:c16r2="http://schemas.microsoft.com/office/drawing/2015/06/chart">
            <c:ext xmlns:c16="http://schemas.microsoft.com/office/drawing/2014/chart" uri="{C3380CC4-5D6E-409C-BE32-E72D297353CC}">
              <c16:uniqueId val="{00000005-DFE8-498C-86E1-FA8700B8162C}"/>
            </c:ext>
          </c:extLst>
        </c:ser>
        <c:ser>
          <c:idx val="6"/>
          <c:order val="6"/>
          <c:tx>
            <c:strRef>
              <c:f>Revenue_Sum!$A$9</c:f>
              <c:strCache>
                <c:ptCount val="1"/>
                <c:pt idx="0">
                  <c:v>Scenario_6</c:v>
                </c:pt>
              </c:strCache>
            </c:strRef>
          </c:tx>
          <c:spPr>
            <a:ln w="28575" cap="rnd">
              <a:solidFill>
                <a:schemeClr val="accent1">
                  <a:lumMod val="60000"/>
                </a:schemeClr>
              </a:solidFill>
              <a:round/>
            </a:ln>
            <a:effectLst/>
          </c:spPr>
          <c:marker>
            <c:symbol val="none"/>
          </c:marker>
          <c:cat>
            <c:strRef>
              <c:f>Revenue_Sum!$B$2:$Y$2</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Revenue_Sum!$B$9:$Y$9</c:f>
              <c:numCache>
                <c:formatCode>"$"#,##0</c:formatCode>
                <c:ptCount val="24"/>
                <c:pt idx="0">
                  <c:v>1700.690481318933</c:v>
                </c:pt>
                <c:pt idx="1">
                  <c:v>485.9116067243002</c:v>
                </c:pt>
                <c:pt idx="2">
                  <c:v>1943.646425373341</c:v>
                </c:pt>
                <c:pt idx="3">
                  <c:v>242.9558030151984</c:v>
                </c:pt>
                <c:pt idx="4">
                  <c:v>242.9558030151984</c:v>
                </c:pt>
                <c:pt idx="5">
                  <c:v>2429.557861881975</c:v>
                </c:pt>
                <c:pt idx="6">
                  <c:v>13804.63364565762</c:v>
                </c:pt>
                <c:pt idx="7">
                  <c:v>38394.14145391397</c:v>
                </c:pt>
                <c:pt idx="8">
                  <c:v>17687.1848873938</c:v>
                </c:pt>
                <c:pt idx="9">
                  <c:v>7774.585700947319</c:v>
                </c:pt>
                <c:pt idx="10">
                  <c:v>9475.276063613741</c:v>
                </c:pt>
                <c:pt idx="11">
                  <c:v>9961.186819723867</c:v>
                </c:pt>
                <c:pt idx="12">
                  <c:v>12633.7005225561</c:v>
                </c:pt>
                <c:pt idx="13">
                  <c:v>11661.87809710418</c:v>
                </c:pt>
                <c:pt idx="14">
                  <c:v>11904.83438323377</c:v>
                </c:pt>
                <c:pt idx="15">
                  <c:v>28903.45105211683</c:v>
                </c:pt>
                <c:pt idx="16">
                  <c:v>40119.72446465332</c:v>
                </c:pt>
                <c:pt idx="17">
                  <c:v>36668.56489276129</c:v>
                </c:pt>
                <c:pt idx="18">
                  <c:v>15549.17140160475</c:v>
                </c:pt>
                <c:pt idx="19">
                  <c:v>19193.50843153563</c:v>
                </c:pt>
                <c:pt idx="20">
                  <c:v>14334.39180963686</c:v>
                </c:pt>
                <c:pt idx="21">
                  <c:v>11661.87809710418</c:v>
                </c:pt>
                <c:pt idx="22">
                  <c:v>7774.585700947319</c:v>
                </c:pt>
                <c:pt idx="23">
                  <c:v>5102.071554193013</c:v>
                </c:pt>
              </c:numCache>
            </c:numRef>
          </c:val>
          <c:smooth val="0"/>
          <c:extLst xmlns:c16r2="http://schemas.microsoft.com/office/drawing/2015/06/chart">
            <c:ext xmlns:c16="http://schemas.microsoft.com/office/drawing/2014/chart" uri="{C3380CC4-5D6E-409C-BE32-E72D297353CC}">
              <c16:uniqueId val="{00000006-DFE8-498C-86E1-FA8700B8162C}"/>
            </c:ext>
          </c:extLst>
        </c:ser>
        <c:ser>
          <c:idx val="7"/>
          <c:order val="7"/>
          <c:tx>
            <c:strRef>
              <c:f>Revenue_Sum!$A$10</c:f>
              <c:strCache>
                <c:ptCount val="1"/>
                <c:pt idx="0">
                  <c:v>Scenario_7</c:v>
                </c:pt>
              </c:strCache>
            </c:strRef>
          </c:tx>
          <c:spPr>
            <a:ln w="28575" cap="rnd">
              <a:solidFill>
                <a:schemeClr val="accent2">
                  <a:lumMod val="60000"/>
                </a:schemeClr>
              </a:solidFill>
              <a:round/>
            </a:ln>
            <a:effectLst/>
          </c:spPr>
          <c:marker>
            <c:symbol val="none"/>
          </c:marker>
          <c:cat>
            <c:strRef>
              <c:f>Revenue_Sum!$B$2:$Y$2</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Revenue_Sum!$B$10:$Y$10</c:f>
              <c:numCache>
                <c:formatCode>"$"#,##0</c:formatCode>
                <c:ptCount val="24"/>
                <c:pt idx="0">
                  <c:v>1892.466516828953</c:v>
                </c:pt>
                <c:pt idx="1">
                  <c:v>540.7047641874398</c:v>
                </c:pt>
                <c:pt idx="2">
                  <c:v>2162.819054750387</c:v>
                </c:pt>
                <c:pt idx="3">
                  <c:v>270.3523819491916</c:v>
                </c:pt>
                <c:pt idx="4">
                  <c:v>270.3523819491916</c:v>
                </c:pt>
                <c:pt idx="5">
                  <c:v>2703.523629705679</c:v>
                </c:pt>
                <c:pt idx="6">
                  <c:v>14834.25257863937</c:v>
                </c:pt>
                <c:pt idx="7">
                  <c:v>41257.76029068788</c:v>
                </c:pt>
                <c:pt idx="8">
                  <c:v>19006.38399925393</c:v>
                </c:pt>
                <c:pt idx="9">
                  <c:v>8651.276222570524</c:v>
                </c:pt>
                <c:pt idx="10">
                  <c:v>10543.74260719347</c:v>
                </c:pt>
                <c:pt idx="11">
                  <c:v>11084.44642535265</c:v>
                </c:pt>
                <c:pt idx="12">
                  <c:v>14058.32248165498</c:v>
                </c:pt>
                <c:pt idx="13">
                  <c:v>12976.91382926386</c:v>
                </c:pt>
                <c:pt idx="14">
                  <c:v>13247.26674831433</c:v>
                </c:pt>
                <c:pt idx="15">
                  <c:v>31059.21564399508</c:v>
                </c:pt>
                <c:pt idx="16">
                  <c:v>43111.9631091323</c:v>
                </c:pt>
                <c:pt idx="17">
                  <c:v>39403.48197368816</c:v>
                </c:pt>
                <c:pt idx="18">
                  <c:v>17302.55244453786</c:v>
                </c:pt>
                <c:pt idx="19">
                  <c:v>21357.83815716381</c:v>
                </c:pt>
                <c:pt idx="20">
                  <c:v>15950.78989537606</c:v>
                </c:pt>
                <c:pt idx="21">
                  <c:v>12976.91382926386</c:v>
                </c:pt>
                <c:pt idx="22">
                  <c:v>8651.276222570524</c:v>
                </c:pt>
                <c:pt idx="23">
                  <c:v>5677.399674890035</c:v>
                </c:pt>
              </c:numCache>
            </c:numRef>
          </c:val>
          <c:smooth val="0"/>
          <c:extLst xmlns:c16r2="http://schemas.microsoft.com/office/drawing/2015/06/chart">
            <c:ext xmlns:c16="http://schemas.microsoft.com/office/drawing/2014/chart" uri="{C3380CC4-5D6E-409C-BE32-E72D297353CC}">
              <c16:uniqueId val="{00000007-DFE8-498C-86E1-FA8700B8162C}"/>
            </c:ext>
          </c:extLst>
        </c:ser>
        <c:ser>
          <c:idx val="8"/>
          <c:order val="8"/>
          <c:tx>
            <c:strRef>
              <c:f>Revenue_Sum!$A$11</c:f>
              <c:strCache>
                <c:ptCount val="1"/>
                <c:pt idx="0">
                  <c:v>Scenario_8</c:v>
                </c:pt>
              </c:strCache>
            </c:strRef>
          </c:tx>
          <c:spPr>
            <a:ln w="28575" cap="rnd">
              <a:solidFill>
                <a:schemeClr val="accent3">
                  <a:lumMod val="60000"/>
                </a:schemeClr>
              </a:solidFill>
              <a:round/>
            </a:ln>
            <a:effectLst/>
          </c:spPr>
          <c:marker>
            <c:symbol val="none"/>
          </c:marker>
          <c:dLbls>
            <c:dLbl>
              <c:idx val="7"/>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54B8-467C-A88C-FE93EFEC0C69}"/>
                </c:ext>
                <c:ext xmlns:c15="http://schemas.microsoft.com/office/drawing/2012/chart" uri="{CE6537A1-D6FC-4f65-9D91-7224C49458BB}"/>
              </c:extLst>
            </c:dLbl>
            <c:dLbl>
              <c:idx val="16"/>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54B8-467C-A88C-FE93EFEC0C69}"/>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Revenue_Sum!$B$2:$Y$2</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Revenue_Sum!$B$11:$Y$11</c:f>
              <c:numCache>
                <c:formatCode>"$"#,##0</c:formatCode>
                <c:ptCount val="24"/>
                <c:pt idx="0">
                  <c:v>2084.40478501534</c:v>
                </c:pt>
                <c:pt idx="1">
                  <c:v>595.5442739744199</c:v>
                </c:pt>
                <c:pt idx="2">
                  <c:v>2382.177093953921</c:v>
                </c:pt>
                <c:pt idx="3">
                  <c:v>297.7721363655638</c:v>
                </c:pt>
                <c:pt idx="4">
                  <c:v>297.7721363655638</c:v>
                </c:pt>
                <c:pt idx="5">
                  <c:v>2977.72115839163</c:v>
                </c:pt>
                <c:pt idx="6">
                  <c:v>16010.37618874464</c:v>
                </c:pt>
                <c:pt idx="7">
                  <c:v>44528.85370924422</c:v>
                </c:pt>
                <c:pt idx="8">
                  <c:v>20513.29220775468</c:v>
                </c:pt>
                <c:pt idx="9">
                  <c:v>9528.708374780354</c:v>
                </c:pt>
                <c:pt idx="10">
                  <c:v>11613.11301327035</c:v>
                </c:pt>
                <c:pt idx="11">
                  <c:v>12208.65624455294</c:v>
                </c:pt>
                <c:pt idx="12">
                  <c:v>15484.14957579298</c:v>
                </c:pt>
                <c:pt idx="13">
                  <c:v>14293.06199301888</c:v>
                </c:pt>
                <c:pt idx="14">
                  <c:v>14590.83472281981</c:v>
                </c:pt>
                <c:pt idx="15">
                  <c:v>33521.72431345657</c:v>
                </c:pt>
                <c:pt idx="16">
                  <c:v>46530.15471057471</c:v>
                </c:pt>
                <c:pt idx="17">
                  <c:v>42527.56019658232</c:v>
                </c:pt>
                <c:pt idx="18">
                  <c:v>19057.4167329794</c:v>
                </c:pt>
                <c:pt idx="19">
                  <c:v>23523.99876257435</c:v>
                </c:pt>
                <c:pt idx="20">
                  <c:v>17568.55534657579</c:v>
                </c:pt>
                <c:pt idx="21">
                  <c:v>14293.06199301888</c:v>
                </c:pt>
                <c:pt idx="22">
                  <c:v>9528.708374780354</c:v>
                </c:pt>
                <c:pt idx="23">
                  <c:v>6253.214489741313</c:v>
                </c:pt>
              </c:numCache>
            </c:numRef>
          </c:val>
          <c:smooth val="0"/>
          <c:extLst xmlns:c16r2="http://schemas.microsoft.com/office/drawing/2015/06/chart">
            <c:ext xmlns:c16="http://schemas.microsoft.com/office/drawing/2014/chart" uri="{C3380CC4-5D6E-409C-BE32-E72D297353CC}">
              <c16:uniqueId val="{00000008-DFE8-498C-86E1-FA8700B8162C}"/>
            </c:ext>
          </c:extLst>
        </c:ser>
        <c:dLbls>
          <c:showLegendKey val="0"/>
          <c:showVal val="0"/>
          <c:showCatName val="0"/>
          <c:showSerName val="0"/>
          <c:showPercent val="0"/>
          <c:showBubbleSize val="0"/>
        </c:dLbls>
        <c:smooth val="0"/>
        <c:axId val="1742213552"/>
        <c:axId val="1742215872"/>
      </c:lineChart>
      <c:catAx>
        <c:axId val="1742213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742215872"/>
        <c:crosses val="autoZero"/>
        <c:auto val="1"/>
        <c:lblAlgn val="ctr"/>
        <c:lblOffset val="100"/>
        <c:noMultiLvlLbl val="0"/>
      </c:catAx>
      <c:valAx>
        <c:axId val="1742215872"/>
        <c:scaling>
          <c:orientation val="minMax"/>
          <c:max val="60000.0"/>
        </c:scaling>
        <c:delete val="0"/>
        <c:axPos val="l"/>
        <c:majorGridlines>
          <c:spPr>
            <a:ln w="9525" cap="flat" cmpd="sng" algn="ctr">
              <a:solidFill>
                <a:schemeClr val="tx1">
                  <a:lumMod val="15000"/>
                  <a:lumOff val="85000"/>
                </a:schemeClr>
              </a:solidFill>
              <a:round/>
            </a:ln>
            <a:effectLst/>
          </c:spPr>
        </c:majorGridlines>
        <c:numFmt formatCode="&quot;$&quot;#,##0"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742213552"/>
        <c:crosses val="autoZero"/>
        <c:crossBetween val="between"/>
        <c:dispUnits>
          <c:builtInUnit val="thousands"/>
          <c:dispUnitsLbl>
            <c:layout>
              <c:manualLayout>
                <c:xMode val="edge"/>
                <c:yMode val="edge"/>
                <c:x val="0.00222053392238408"/>
                <c:y val="0.258279560585734"/>
              </c:manualLayout>
            </c:layout>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a:t>Thousands </a:t>
                  </a:r>
                  <a:r>
                    <a:rPr lang="en-US" sz="1100" b="0" i="0" u="none" strike="noStrike" baseline="0">
                      <a:effectLst/>
                    </a:rPr>
                    <a:t>$</a:t>
                  </a:r>
                  <a:endParaRPr lang="en-US"/>
                </a:p>
              </c:rich>
            </c:tx>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dispUnitsLbl>
        </c:dispUnits>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396270006861"/>
          <c:y val="0.0540486245447693"/>
          <c:w val="0.875565537920825"/>
          <c:h val="0.700677692105096"/>
        </c:manualLayout>
      </c:layout>
      <c:lineChart>
        <c:grouping val="standard"/>
        <c:varyColors val="0"/>
        <c:ser>
          <c:idx val="0"/>
          <c:order val="0"/>
          <c:tx>
            <c:strRef>
              <c:f>Revenue_Sum!$A$17</c:f>
              <c:strCache>
                <c:ptCount val="1"/>
                <c:pt idx="0">
                  <c:v>Base</c:v>
                </c:pt>
              </c:strCache>
            </c:strRef>
          </c:tx>
          <c:spPr>
            <a:ln w="28575" cap="rnd">
              <a:solidFill>
                <a:schemeClr val="accent1"/>
              </a:solidFill>
              <a:round/>
            </a:ln>
            <a:effectLst/>
          </c:spPr>
          <c:marker>
            <c:symbol val="none"/>
          </c:marker>
          <c:cat>
            <c:strRef>
              <c:f>Revenue_Sum!$B$16:$Y$16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Revenue_Sum!$B$17:$Y$17</c:f>
              <c:numCache>
                <c:formatCode>"$"#,##0</c:formatCode>
                <c:ptCount val="24"/>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numCache>
            </c:numRef>
          </c:val>
          <c:smooth val="0"/>
          <c:extLst xmlns:c16r2="http://schemas.microsoft.com/office/drawing/2015/06/chart">
            <c:ext xmlns:c16="http://schemas.microsoft.com/office/drawing/2014/chart" uri="{C3380CC4-5D6E-409C-BE32-E72D297353CC}">
              <c16:uniqueId val="{00000000-8685-458D-A75D-2B62928EC1C0}"/>
            </c:ext>
          </c:extLst>
        </c:ser>
        <c:ser>
          <c:idx val="1"/>
          <c:order val="1"/>
          <c:tx>
            <c:strRef>
              <c:f>Revenue_Sum!$A$18</c:f>
              <c:strCache>
                <c:ptCount val="1"/>
                <c:pt idx="0">
                  <c:v>Scenario_1</c:v>
                </c:pt>
              </c:strCache>
            </c:strRef>
          </c:tx>
          <c:spPr>
            <a:ln w="28575" cap="rnd">
              <a:solidFill>
                <a:schemeClr val="accent2"/>
              </a:solidFill>
              <a:round/>
            </a:ln>
            <a:effectLst/>
          </c:spPr>
          <c:marker>
            <c:symbol val="none"/>
          </c:marker>
          <c:cat>
            <c:strRef>
              <c:f>Revenue_Sum!$B$16:$Y$16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Revenue_Sum!$B$18:$Y$18</c:f>
              <c:numCache>
                <c:formatCode>"$"#,##0</c:formatCode>
                <c:ptCount val="24"/>
                <c:pt idx="0">
                  <c:v>692.5155720431655</c:v>
                </c:pt>
                <c:pt idx="1">
                  <c:v>197.8616085519931</c:v>
                </c:pt>
                <c:pt idx="2">
                  <c:v>791.4464333429047</c:v>
                </c:pt>
                <c:pt idx="3">
                  <c:v>98.9308040783123</c:v>
                </c:pt>
                <c:pt idx="4">
                  <c:v>98.9308040783123</c:v>
                </c:pt>
                <c:pt idx="5">
                  <c:v>989.3079737190254</c:v>
                </c:pt>
                <c:pt idx="6">
                  <c:v>6086.391990291018</c:v>
                </c:pt>
                <c:pt idx="7">
                  <c:v>16927.7917874665</c:v>
                </c:pt>
                <c:pt idx="8">
                  <c:v>7798.188880297505</c:v>
                </c:pt>
                <c:pt idx="9">
                  <c:v>3165.785733704832</c:v>
                </c:pt>
                <c:pt idx="10">
                  <c:v>3858.301261570701</c:v>
                </c:pt>
                <c:pt idx="11">
                  <c:v>4056.162525625451</c:v>
                </c:pt>
                <c:pt idx="12">
                  <c:v>5144.40131074049</c:v>
                </c:pt>
                <c:pt idx="13">
                  <c:v>4748.678417812027</c:v>
                </c:pt>
                <c:pt idx="14">
                  <c:v>4847.60942130116</c:v>
                </c:pt>
                <c:pt idx="15">
                  <c:v>12743.38293956991</c:v>
                </c:pt>
                <c:pt idx="16">
                  <c:v>17688.39399649571</c:v>
                </c:pt>
                <c:pt idx="17">
                  <c:v>16166.99339416215</c:v>
                </c:pt>
                <c:pt idx="18">
                  <c:v>6331.571467789348</c:v>
                </c:pt>
                <c:pt idx="19">
                  <c:v>7815.533526477114</c:v>
                </c:pt>
                <c:pt idx="20">
                  <c:v>5836.91720881422</c:v>
                </c:pt>
                <c:pt idx="21">
                  <c:v>4748.678417812027</c:v>
                </c:pt>
                <c:pt idx="22">
                  <c:v>3165.785733704832</c:v>
                </c:pt>
                <c:pt idx="23">
                  <c:v>2077.546763053056</c:v>
                </c:pt>
              </c:numCache>
            </c:numRef>
          </c:val>
          <c:smooth val="0"/>
          <c:extLst xmlns:c16r2="http://schemas.microsoft.com/office/drawing/2015/06/chart">
            <c:ext xmlns:c16="http://schemas.microsoft.com/office/drawing/2014/chart" uri="{C3380CC4-5D6E-409C-BE32-E72D297353CC}">
              <c16:uniqueId val="{00000001-8685-458D-A75D-2B62928EC1C0}"/>
            </c:ext>
          </c:extLst>
        </c:ser>
        <c:ser>
          <c:idx val="2"/>
          <c:order val="2"/>
          <c:tx>
            <c:strRef>
              <c:f>Revenue_Sum!$A$19</c:f>
              <c:strCache>
                <c:ptCount val="1"/>
                <c:pt idx="0">
                  <c:v>Scenario_2</c:v>
                </c:pt>
              </c:strCache>
            </c:strRef>
          </c:tx>
          <c:spPr>
            <a:ln w="28575" cap="rnd">
              <a:solidFill>
                <a:schemeClr val="accent3"/>
              </a:solidFill>
              <a:round/>
            </a:ln>
            <a:effectLst/>
          </c:spPr>
          <c:marker>
            <c:symbol val="none"/>
          </c:marker>
          <c:cat>
            <c:strRef>
              <c:f>Revenue_Sum!$B$16:$Y$16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Revenue_Sum!$B$19:$Y$19</c:f>
              <c:numCache>
                <c:formatCode>"$"#,##0</c:formatCode>
                <c:ptCount val="24"/>
                <c:pt idx="0">
                  <c:v>909.321130033503</c:v>
                </c:pt>
                <c:pt idx="1">
                  <c:v>259.8060586995006</c:v>
                </c:pt>
                <c:pt idx="2">
                  <c:v>1039.224234295099</c:v>
                </c:pt>
                <c:pt idx="3">
                  <c:v>129.9030293304642</c:v>
                </c:pt>
                <c:pt idx="4">
                  <c:v>129.9030293304642</c:v>
                </c:pt>
                <c:pt idx="5">
                  <c:v>1299.030203795664</c:v>
                </c:pt>
                <c:pt idx="6">
                  <c:v>7863.12508530439</c:v>
                </c:pt>
                <c:pt idx="7">
                  <c:v>21869.31416697719</c:v>
                </c:pt>
                <c:pt idx="8">
                  <c:v>10074.62790610921</c:v>
                </c:pt>
                <c:pt idx="9">
                  <c:v>4156.896937949842</c:v>
                </c:pt>
                <c:pt idx="10">
                  <c:v>5066.21800959482</c:v>
                </c:pt>
                <c:pt idx="11">
                  <c:v>5326.023616079603</c:v>
                </c:pt>
                <c:pt idx="12">
                  <c:v>6754.956858745481</c:v>
                </c:pt>
                <c:pt idx="13">
                  <c:v>6235.345167366021</c:v>
                </c:pt>
                <c:pt idx="14">
                  <c:v>6365.24845767243</c:v>
                </c:pt>
                <c:pt idx="15">
                  <c:v>16463.4444982784</c:v>
                </c:pt>
                <c:pt idx="16">
                  <c:v>22852.20674670576</c:v>
                </c:pt>
                <c:pt idx="17">
                  <c:v>20886.42523895531</c:v>
                </c:pt>
                <c:pt idx="18">
                  <c:v>8313.793875894838</c:v>
                </c:pt>
                <c:pt idx="19">
                  <c:v>10262.33931101751</c:v>
                </c:pt>
                <c:pt idx="20">
                  <c:v>7664.278416861951</c:v>
                </c:pt>
                <c:pt idx="21">
                  <c:v>6235.345167366021</c:v>
                </c:pt>
                <c:pt idx="22">
                  <c:v>4156.896937949842</c:v>
                </c:pt>
                <c:pt idx="23">
                  <c:v>2727.96345172468</c:v>
                </c:pt>
              </c:numCache>
            </c:numRef>
          </c:val>
          <c:smooth val="0"/>
          <c:extLst xmlns:c16r2="http://schemas.microsoft.com/office/drawing/2015/06/chart">
            <c:ext xmlns:c16="http://schemas.microsoft.com/office/drawing/2014/chart" uri="{C3380CC4-5D6E-409C-BE32-E72D297353CC}">
              <c16:uniqueId val="{00000002-8685-458D-A75D-2B62928EC1C0}"/>
            </c:ext>
          </c:extLst>
        </c:ser>
        <c:ser>
          <c:idx val="3"/>
          <c:order val="3"/>
          <c:tx>
            <c:strRef>
              <c:f>Revenue_Sum!$A$20</c:f>
              <c:strCache>
                <c:ptCount val="1"/>
                <c:pt idx="0">
                  <c:v>Scenario_3</c:v>
                </c:pt>
              </c:strCache>
            </c:strRef>
          </c:tx>
          <c:spPr>
            <a:ln w="28575" cap="rnd">
              <a:solidFill>
                <a:schemeClr val="accent4"/>
              </a:solidFill>
              <a:round/>
            </a:ln>
            <a:effectLst/>
          </c:spPr>
          <c:marker>
            <c:symbol val="none"/>
          </c:marker>
          <c:cat>
            <c:strRef>
              <c:f>Revenue_Sum!$B$16:$Y$16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Revenue_Sum!$B$20:$Y$20</c:f>
              <c:numCache>
                <c:formatCode>"$"#,##0</c:formatCode>
                <c:ptCount val="24"/>
                <c:pt idx="0">
                  <c:v>1126.678057292735</c:v>
                </c:pt>
                <c:pt idx="1">
                  <c:v>321.9080431736098</c:v>
                </c:pt>
                <c:pt idx="2">
                  <c:v>1287.632172661186</c:v>
                </c:pt>
                <c:pt idx="3">
                  <c:v>160.9540214905937</c:v>
                </c:pt>
                <c:pt idx="4">
                  <c:v>160.9540214905937</c:v>
                </c:pt>
                <c:pt idx="5">
                  <c:v>1609.540104619334</c:v>
                </c:pt>
                <c:pt idx="6">
                  <c:v>9625.64291201789</c:v>
                </c:pt>
                <c:pt idx="7">
                  <c:v>26772.03796378666</c:v>
                </c:pt>
                <c:pt idx="8">
                  <c:v>12332.85362376952</c:v>
                </c:pt>
                <c:pt idx="9">
                  <c:v>5150.528689652465</c:v>
                </c:pt>
                <c:pt idx="10">
                  <c:v>6277.206675180247</c:v>
                </c:pt>
                <c:pt idx="11">
                  <c:v>6599.114158051705</c:v>
                </c:pt>
                <c:pt idx="12">
                  <c:v>8369.608296317726</c:v>
                </c:pt>
                <c:pt idx="13">
                  <c:v>7725.792737374011</c:v>
                </c:pt>
                <c:pt idx="14">
                  <c:v>7886.747082298953</c:v>
                </c:pt>
                <c:pt idx="15">
                  <c:v>20154.14608947267</c:v>
                </c:pt>
                <c:pt idx="16">
                  <c:v>27975.27814261731</c:v>
                </c:pt>
                <c:pt idx="17">
                  <c:v>25568.80225721627</c:v>
                </c:pt>
                <c:pt idx="18">
                  <c:v>10301.16967388338</c:v>
                </c:pt>
                <c:pt idx="19">
                  <c:v>12715.50631094151</c:v>
                </c:pt>
                <c:pt idx="20">
                  <c:v>9496.390405621152</c:v>
                </c:pt>
                <c:pt idx="21">
                  <c:v>7725.792737374011</c:v>
                </c:pt>
                <c:pt idx="22">
                  <c:v>5150.528689652465</c:v>
                </c:pt>
                <c:pt idx="23">
                  <c:v>3380.034249751045</c:v>
                </c:pt>
              </c:numCache>
            </c:numRef>
          </c:val>
          <c:smooth val="0"/>
          <c:extLst xmlns:c16r2="http://schemas.microsoft.com/office/drawing/2015/06/chart">
            <c:ext xmlns:c16="http://schemas.microsoft.com/office/drawing/2014/chart" uri="{C3380CC4-5D6E-409C-BE32-E72D297353CC}">
              <c16:uniqueId val="{00000003-8685-458D-A75D-2B62928EC1C0}"/>
            </c:ext>
          </c:extLst>
        </c:ser>
        <c:ser>
          <c:idx val="4"/>
          <c:order val="4"/>
          <c:tx>
            <c:strRef>
              <c:f>Revenue_Sum!$A$21</c:f>
              <c:strCache>
                <c:ptCount val="1"/>
                <c:pt idx="0">
                  <c:v>Scenario_4</c:v>
                </c:pt>
              </c:strCache>
            </c:strRef>
          </c:tx>
          <c:spPr>
            <a:ln w="28575" cap="rnd">
              <a:solidFill>
                <a:schemeClr val="accent5"/>
              </a:solidFill>
              <a:round/>
            </a:ln>
            <a:effectLst/>
          </c:spPr>
          <c:marker>
            <c:symbol val="none"/>
          </c:marker>
          <c:cat>
            <c:strRef>
              <c:f>Revenue_Sum!$B$16:$Y$16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Revenue_Sum!$B$21:$Y$21</c:f>
              <c:numCache>
                <c:formatCode>"$"#,##0</c:formatCode>
                <c:ptCount val="24"/>
                <c:pt idx="0">
                  <c:v>1331.398137947322</c:v>
                </c:pt>
                <c:pt idx="1">
                  <c:v>380.3994994668968</c:v>
                </c:pt>
                <c:pt idx="2">
                  <c:v>1521.5979971834</c:v>
                </c:pt>
                <c:pt idx="3">
                  <c:v>190.1997496757434</c:v>
                </c:pt>
                <c:pt idx="4">
                  <c:v>190.1997496757434</c:v>
                </c:pt>
                <c:pt idx="5">
                  <c:v>1901.997365579836</c:v>
                </c:pt>
                <c:pt idx="6">
                  <c:v>11031.15518807021</c:v>
                </c:pt>
                <c:pt idx="7">
                  <c:v>30680.45467535726</c:v>
                </c:pt>
                <c:pt idx="8">
                  <c:v>14133.66603088335</c:v>
                </c:pt>
                <c:pt idx="9">
                  <c:v>6086.391990291018</c:v>
                </c:pt>
                <c:pt idx="10">
                  <c:v>7417.790042883986</c:v>
                </c:pt>
                <c:pt idx="11">
                  <c:v>7798.188880297505</c:v>
                </c:pt>
                <c:pt idx="12">
                  <c:v>9890.386010183371</c:v>
                </c:pt>
                <c:pt idx="13">
                  <c:v>9129.587635142329</c:v>
                </c:pt>
                <c:pt idx="14">
                  <c:v>9319.78776660129</c:v>
                </c:pt>
                <c:pt idx="15">
                  <c:v>23096.48064582562</c:v>
                </c:pt>
                <c:pt idx="16">
                  <c:v>32059.35440191593</c:v>
                </c:pt>
                <c:pt idx="17">
                  <c:v>29301.50489383873</c:v>
                </c:pt>
                <c:pt idx="18">
                  <c:v>12172.78398098279</c:v>
                </c:pt>
                <c:pt idx="19">
                  <c:v>15025.7802200991</c:v>
                </c:pt>
                <c:pt idx="20">
                  <c:v>11221.78477489051</c:v>
                </c:pt>
                <c:pt idx="21">
                  <c:v>9129.587635142329</c:v>
                </c:pt>
                <c:pt idx="22">
                  <c:v>6086.391990291018</c:v>
                </c:pt>
                <c:pt idx="23">
                  <c:v>3994.194504280634</c:v>
                </c:pt>
              </c:numCache>
            </c:numRef>
          </c:val>
          <c:smooth val="0"/>
          <c:extLst xmlns:c16r2="http://schemas.microsoft.com/office/drawing/2015/06/chart">
            <c:ext xmlns:c16="http://schemas.microsoft.com/office/drawing/2014/chart" uri="{C3380CC4-5D6E-409C-BE32-E72D297353CC}">
              <c16:uniqueId val="{00000004-8685-458D-A75D-2B62928EC1C0}"/>
            </c:ext>
          </c:extLst>
        </c:ser>
        <c:ser>
          <c:idx val="5"/>
          <c:order val="5"/>
          <c:tx>
            <c:strRef>
              <c:f>Revenue_Sum!$A$22</c:f>
              <c:strCache>
                <c:ptCount val="1"/>
                <c:pt idx="0">
                  <c:v>Scenario_5</c:v>
                </c:pt>
              </c:strCache>
            </c:strRef>
          </c:tx>
          <c:spPr>
            <a:ln w="28575" cap="rnd">
              <a:solidFill>
                <a:schemeClr val="accent6"/>
              </a:solidFill>
              <a:round/>
            </a:ln>
            <a:effectLst/>
          </c:spPr>
          <c:marker>
            <c:symbol val="none"/>
          </c:marker>
          <c:cat>
            <c:strRef>
              <c:f>Revenue_Sum!$B$16:$Y$16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Revenue_Sum!$B$22:$Y$22</c:f>
              <c:numCache>
                <c:formatCode>"$"#,##0</c:formatCode>
                <c:ptCount val="24"/>
                <c:pt idx="0">
                  <c:v>1522.131080971621</c:v>
                </c:pt>
                <c:pt idx="1">
                  <c:v>434.8946307667812</c:v>
                </c:pt>
                <c:pt idx="2">
                  <c:v>1739.578522450091</c:v>
                </c:pt>
                <c:pt idx="3">
                  <c:v>217.4473152333322</c:v>
                </c:pt>
                <c:pt idx="4">
                  <c:v>217.4473152333322</c:v>
                </c:pt>
                <c:pt idx="5">
                  <c:v>2174.473003826828</c:v>
                </c:pt>
                <c:pt idx="6">
                  <c:v>12500.19570453822</c:v>
                </c:pt>
                <c:pt idx="7">
                  <c:v>34766.16536602072</c:v>
                </c:pt>
                <c:pt idx="8">
                  <c:v>16015.87398353572</c:v>
                </c:pt>
                <c:pt idx="9">
                  <c:v>6958.314090782951</c:v>
                </c:pt>
                <c:pt idx="10">
                  <c:v>8480.445074806006</c:v>
                </c:pt>
                <c:pt idx="11">
                  <c:v>8915.338948231954</c:v>
                </c:pt>
                <c:pt idx="12">
                  <c:v>11307.25928437864</c:v>
                </c:pt>
                <c:pt idx="13">
                  <c:v>10437.47073584679</c:v>
                </c:pt>
                <c:pt idx="14">
                  <c:v>10654.91848837345</c:v>
                </c:pt>
                <c:pt idx="15">
                  <c:v>26172.28415415645</c:v>
                </c:pt>
                <c:pt idx="16">
                  <c:v>36328.69292372608</c:v>
                </c:pt>
                <c:pt idx="17">
                  <c:v>33203.64362225848</c:v>
                </c:pt>
                <c:pt idx="18">
                  <c:v>13916.16929843537</c:v>
                </c:pt>
                <c:pt idx="19">
                  <c:v>17177.77187055714</c:v>
                </c:pt>
                <c:pt idx="20">
                  <c:v>12829.39108187724</c:v>
                </c:pt>
                <c:pt idx="21">
                  <c:v>10437.47073584679</c:v>
                </c:pt>
                <c:pt idx="22">
                  <c:v>6958.314090782951</c:v>
                </c:pt>
                <c:pt idx="23">
                  <c:v>4566.393348026479</c:v>
                </c:pt>
              </c:numCache>
            </c:numRef>
          </c:val>
          <c:smooth val="0"/>
          <c:extLst xmlns:c16r2="http://schemas.microsoft.com/office/drawing/2015/06/chart">
            <c:ext xmlns:c16="http://schemas.microsoft.com/office/drawing/2014/chart" uri="{C3380CC4-5D6E-409C-BE32-E72D297353CC}">
              <c16:uniqueId val="{00000005-8685-458D-A75D-2B62928EC1C0}"/>
            </c:ext>
          </c:extLst>
        </c:ser>
        <c:ser>
          <c:idx val="6"/>
          <c:order val="6"/>
          <c:tx>
            <c:strRef>
              <c:f>Revenue_Sum!$A$23</c:f>
              <c:strCache>
                <c:ptCount val="1"/>
                <c:pt idx="0">
                  <c:v>Scenario_6</c:v>
                </c:pt>
              </c:strCache>
            </c:strRef>
          </c:tx>
          <c:spPr>
            <a:ln w="28575" cap="rnd">
              <a:solidFill>
                <a:schemeClr val="accent1">
                  <a:lumMod val="60000"/>
                </a:schemeClr>
              </a:solidFill>
              <a:round/>
            </a:ln>
            <a:effectLst/>
          </c:spPr>
          <c:marker>
            <c:symbol val="none"/>
          </c:marker>
          <c:cat>
            <c:strRef>
              <c:f>Revenue_Sum!$B$16:$Y$16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Revenue_Sum!$B$23:$Y$23</c:f>
              <c:numCache>
                <c:formatCode>"$"#,##0</c:formatCode>
                <c:ptCount val="24"/>
                <c:pt idx="0">
                  <c:v>1720.058469517705</c:v>
                </c:pt>
                <c:pt idx="1">
                  <c:v>491.4453178607548</c:v>
                </c:pt>
                <c:pt idx="2">
                  <c:v>1965.781271388768</c:v>
                </c:pt>
                <c:pt idx="3">
                  <c:v>245.7226590508444</c:v>
                </c:pt>
                <c:pt idx="4">
                  <c:v>245.7226590508444</c:v>
                </c:pt>
                <c:pt idx="5">
                  <c:v>2457.226419491848</c:v>
                </c:pt>
                <c:pt idx="6">
                  <c:v>13795.52685402917</c:v>
                </c:pt>
                <c:pt idx="7">
                  <c:v>38368.80472217308</c:v>
                </c:pt>
                <c:pt idx="8">
                  <c:v>17675.51683752816</c:v>
                </c:pt>
                <c:pt idx="9">
                  <c:v>7863.12508530439</c:v>
                </c:pt>
                <c:pt idx="10">
                  <c:v>9583.18344291688</c:v>
                </c:pt>
                <c:pt idx="11">
                  <c:v>10074.62790610921</c:v>
                </c:pt>
                <c:pt idx="12">
                  <c:v>12777.57700315121</c:v>
                </c:pt>
                <c:pt idx="13">
                  <c:v>11794.68717506322</c:v>
                </c:pt>
                <c:pt idx="14">
                  <c:v>12040.41032509658</c:v>
                </c:pt>
                <c:pt idx="15">
                  <c:v>28884.38368727921</c:v>
                </c:pt>
                <c:pt idx="16">
                  <c:v>40093.24899075668</c:v>
                </c:pt>
                <c:pt idx="17">
                  <c:v>36644.36686042068</c:v>
                </c:pt>
                <c:pt idx="18">
                  <c:v>15726.25017017144</c:v>
                </c:pt>
                <c:pt idx="19">
                  <c:v>19412.11988939342</c:v>
                </c:pt>
                <c:pt idx="20">
                  <c:v>14497.63628453541</c:v>
                </c:pt>
                <c:pt idx="21">
                  <c:v>11794.68717506322</c:v>
                </c:pt>
                <c:pt idx="22">
                  <c:v>7863.12508530439</c:v>
                </c:pt>
                <c:pt idx="23">
                  <c:v>5160.175527183723</c:v>
                </c:pt>
              </c:numCache>
            </c:numRef>
          </c:val>
          <c:smooth val="0"/>
          <c:extLst xmlns:c16r2="http://schemas.microsoft.com/office/drawing/2015/06/chart">
            <c:ext xmlns:c16="http://schemas.microsoft.com/office/drawing/2014/chart" uri="{C3380CC4-5D6E-409C-BE32-E72D297353CC}">
              <c16:uniqueId val="{00000006-8685-458D-A75D-2B62928EC1C0}"/>
            </c:ext>
          </c:extLst>
        </c:ser>
        <c:ser>
          <c:idx val="7"/>
          <c:order val="7"/>
          <c:tx>
            <c:strRef>
              <c:f>Revenue_Sum!$A$24</c:f>
              <c:strCache>
                <c:ptCount val="1"/>
                <c:pt idx="0">
                  <c:v>Scenario_7</c:v>
                </c:pt>
              </c:strCache>
            </c:strRef>
          </c:tx>
          <c:spPr>
            <a:ln w="28575" cap="rnd">
              <a:solidFill>
                <a:schemeClr val="accent2">
                  <a:lumMod val="60000"/>
                </a:schemeClr>
              </a:solidFill>
              <a:round/>
            </a:ln>
            <a:effectLst/>
          </c:spPr>
          <c:marker>
            <c:symbol val="none"/>
          </c:marker>
          <c:cat>
            <c:strRef>
              <c:f>Revenue_Sum!$B$16:$Y$16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Revenue_Sum!$B$24:$Y$24</c:f>
              <c:numCache>
                <c:formatCode>"$"#,##0</c:formatCode>
                <c:ptCount val="24"/>
                <c:pt idx="0">
                  <c:v>1912.818901223702</c:v>
                </c:pt>
                <c:pt idx="1">
                  <c:v>546.519731203236</c:v>
                </c:pt>
                <c:pt idx="2">
                  <c:v>2186.078924581753</c:v>
                </c:pt>
                <c:pt idx="3">
                  <c:v>273.2598661052846</c:v>
                </c:pt>
                <c:pt idx="4">
                  <c:v>273.2598661052846</c:v>
                </c:pt>
                <c:pt idx="5">
                  <c:v>2732.598467372202</c:v>
                </c:pt>
                <c:pt idx="6">
                  <c:v>14759.9168799848</c:v>
                </c:pt>
                <c:pt idx="7">
                  <c:v>41051.01417635031</c:v>
                </c:pt>
                <c:pt idx="8">
                  <c:v>18911.1414195639</c:v>
                </c:pt>
                <c:pt idx="9">
                  <c:v>8744.315699669267</c:v>
                </c:pt>
                <c:pt idx="10">
                  <c:v>10657.134475583</c:v>
                </c:pt>
                <c:pt idx="11">
                  <c:v>11203.65325613142</c:v>
                </c:pt>
                <c:pt idx="12">
                  <c:v>14209.51161022137</c:v>
                </c:pt>
                <c:pt idx="13">
                  <c:v>13116.47304454287</c:v>
                </c:pt>
                <c:pt idx="14">
                  <c:v>13389.73345733988</c:v>
                </c:pt>
                <c:pt idx="15">
                  <c:v>30903.57525886635</c:v>
                </c:pt>
                <c:pt idx="16">
                  <c:v>42896.00743759732</c:v>
                </c:pt>
                <c:pt idx="17">
                  <c:v>39206.02777478339</c:v>
                </c:pt>
                <c:pt idx="18">
                  <c:v>17488.63139884535</c:v>
                </c:pt>
                <c:pt idx="19">
                  <c:v>21587.52937047023</c:v>
                </c:pt>
                <c:pt idx="20">
                  <c:v>16122.33141363011</c:v>
                </c:pt>
                <c:pt idx="21">
                  <c:v>13116.47304454287</c:v>
                </c:pt>
                <c:pt idx="22">
                  <c:v>8744.315699669267</c:v>
                </c:pt>
                <c:pt idx="23">
                  <c:v>5738.45683280951</c:v>
                </c:pt>
              </c:numCache>
            </c:numRef>
          </c:val>
          <c:smooth val="0"/>
          <c:extLst xmlns:c16r2="http://schemas.microsoft.com/office/drawing/2015/06/chart">
            <c:ext xmlns:c16="http://schemas.microsoft.com/office/drawing/2014/chart" uri="{C3380CC4-5D6E-409C-BE32-E72D297353CC}">
              <c16:uniqueId val="{00000007-8685-458D-A75D-2B62928EC1C0}"/>
            </c:ext>
          </c:extLst>
        </c:ser>
        <c:ser>
          <c:idx val="8"/>
          <c:order val="8"/>
          <c:tx>
            <c:strRef>
              <c:f>Revenue_Sum!$A$25</c:f>
              <c:strCache>
                <c:ptCount val="1"/>
                <c:pt idx="0">
                  <c:v>Scenario_8</c:v>
                </c:pt>
              </c:strCache>
            </c:strRef>
          </c:tx>
          <c:spPr>
            <a:ln w="28575" cap="rnd">
              <a:solidFill>
                <a:schemeClr val="accent3">
                  <a:lumMod val="60000"/>
                </a:schemeClr>
              </a:solidFill>
              <a:round/>
            </a:ln>
            <a:effectLst/>
          </c:spPr>
          <c:marker>
            <c:symbol val="none"/>
          </c:marker>
          <c:dLbls>
            <c:dLbl>
              <c:idx val="7"/>
              <c:tx>
                <c:rich>
                  <a:bodyPr/>
                  <a:lstStyle/>
                  <a:p>
                    <a:fld id="{D4B97D60-A2F4-4D46-A0BF-777D85CF597C}" type="VALUE">
                      <a:rPr lang="en-US"/>
                      <a:pPr/>
                      <a:t>[VALUE]</a:t>
                    </a:fld>
                    <a:endParaRPr lang="en-US"/>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4C2A-42AF-A809-4888A4C42B60}"/>
                </c:ext>
                <c:ext xmlns:c15="http://schemas.microsoft.com/office/drawing/2012/chart" uri="{CE6537A1-D6FC-4f65-9D91-7224C49458BB}">
                  <c15:dlblFieldTable/>
                  <c15:showDataLabelsRange val="0"/>
                </c:ext>
              </c:extLst>
            </c:dLbl>
            <c:dLbl>
              <c:idx val="16"/>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4C2A-42AF-A809-4888A4C42B60}"/>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Revenue_Sum!$B$16:$Y$16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Revenue_Sum!$B$25:$Y$25</c:f>
              <c:numCache>
                <c:formatCode>"$"#,##0</c:formatCode>
                <c:ptCount val="24"/>
                <c:pt idx="0">
                  <c:v>2105.60921241304</c:v>
                </c:pt>
                <c:pt idx="1">
                  <c:v>601.6026820881467</c:v>
                </c:pt>
                <c:pt idx="2">
                  <c:v>2406.410728237896</c:v>
                </c:pt>
                <c:pt idx="3">
                  <c:v>300.8013408955066</c:v>
                </c:pt>
                <c:pt idx="4">
                  <c:v>300.8013408955066</c:v>
                </c:pt>
                <c:pt idx="5">
                  <c:v>3008.013202733812</c:v>
                </c:pt>
                <c:pt idx="6">
                  <c:v>15915.97774794159</c:v>
                </c:pt>
                <c:pt idx="7">
                  <c:v>44266.30810170402</c:v>
                </c:pt>
                <c:pt idx="8">
                  <c:v>20392.34424625046</c:v>
                </c:pt>
                <c:pt idx="9">
                  <c:v>9625.64291201789</c:v>
                </c:pt>
                <c:pt idx="10">
                  <c:v>11731.25198866081</c:v>
                </c:pt>
                <c:pt idx="11">
                  <c:v>12332.85362376952</c:v>
                </c:pt>
                <c:pt idx="12">
                  <c:v>15641.71167332648</c:v>
                </c:pt>
                <c:pt idx="13">
                  <c:v>14438.46381395401</c:v>
                </c:pt>
                <c:pt idx="14">
                  <c:v>14739.26575594043</c:v>
                </c:pt>
                <c:pt idx="15">
                  <c:v>33324.07764690158</c:v>
                </c:pt>
                <c:pt idx="16">
                  <c:v>46255.80925790016</c:v>
                </c:pt>
                <c:pt idx="17">
                  <c:v>42276.81434338703</c:v>
                </c:pt>
                <c:pt idx="18">
                  <c:v>19251.7220810094</c:v>
                </c:pt>
                <c:pt idx="19">
                  <c:v>23763.98797318287</c:v>
                </c:pt>
                <c:pt idx="20">
                  <c:v>17747.68057021338</c:v>
                </c:pt>
                <c:pt idx="21">
                  <c:v>14438.46381395401</c:v>
                </c:pt>
                <c:pt idx="22">
                  <c:v>9625.64291201789</c:v>
                </c:pt>
                <c:pt idx="23">
                  <c:v>6316.82778215764</c:v>
                </c:pt>
              </c:numCache>
            </c:numRef>
          </c:val>
          <c:smooth val="0"/>
          <c:extLst xmlns:c16r2="http://schemas.microsoft.com/office/drawing/2015/06/chart">
            <c:ext xmlns:c16="http://schemas.microsoft.com/office/drawing/2014/chart" uri="{C3380CC4-5D6E-409C-BE32-E72D297353CC}">
              <c16:uniqueId val="{00000008-8685-458D-A75D-2B62928EC1C0}"/>
            </c:ext>
          </c:extLst>
        </c:ser>
        <c:dLbls>
          <c:showLegendKey val="0"/>
          <c:showVal val="0"/>
          <c:showCatName val="0"/>
          <c:showSerName val="0"/>
          <c:showPercent val="0"/>
          <c:showBubbleSize val="0"/>
        </c:dLbls>
        <c:smooth val="0"/>
        <c:axId val="1741935760"/>
        <c:axId val="1741917824"/>
      </c:lineChart>
      <c:catAx>
        <c:axId val="174193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741917824"/>
        <c:crosses val="autoZero"/>
        <c:auto val="1"/>
        <c:lblAlgn val="ctr"/>
        <c:lblOffset val="100"/>
        <c:noMultiLvlLbl val="0"/>
      </c:catAx>
      <c:valAx>
        <c:axId val="1741917824"/>
        <c:scaling>
          <c:orientation val="minMax"/>
          <c:max val="60000.0"/>
        </c:scaling>
        <c:delete val="0"/>
        <c:axPos val="l"/>
        <c:majorGridlines>
          <c:spPr>
            <a:ln w="9525" cap="flat" cmpd="sng" algn="ctr">
              <a:solidFill>
                <a:schemeClr val="tx1">
                  <a:lumMod val="15000"/>
                  <a:lumOff val="85000"/>
                </a:schemeClr>
              </a:solidFill>
              <a:round/>
            </a:ln>
            <a:effectLst/>
          </c:spPr>
        </c:majorGridlines>
        <c:numFmt formatCode="&quot;$&quot;#,##0"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741935760"/>
        <c:crosses val="autoZero"/>
        <c:crossBetween val="between"/>
        <c:dispUnits>
          <c:builtInUnit val="thousands"/>
          <c:dispUnitsLbl>
            <c:layout>
              <c:manualLayout>
                <c:xMode val="edge"/>
                <c:yMode val="edge"/>
                <c:x val="0.00907781395702745"/>
                <c:y val="0.265010555745749"/>
              </c:manualLayout>
            </c:layout>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a:t>Thousands </a:t>
                  </a:r>
                  <a:r>
                    <a:rPr lang="en-US" sz="1100" b="0" i="0" u="none" strike="noStrike" baseline="0">
                      <a:effectLst/>
                    </a:rPr>
                    <a:t>$</a:t>
                  </a:r>
                  <a:endParaRPr lang="en-US"/>
                </a:p>
              </c:rich>
            </c:tx>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dispUnitsLbl>
        </c:dispUnits>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en-US"/>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Revenue_Sum!$A$31</c:f>
              <c:strCache>
                <c:ptCount val="1"/>
                <c:pt idx="0">
                  <c:v>Base</c:v>
                </c:pt>
              </c:strCache>
            </c:strRef>
          </c:tx>
          <c:spPr>
            <a:ln w="28575" cap="rnd">
              <a:solidFill>
                <a:schemeClr val="accent1"/>
              </a:solidFill>
              <a:round/>
            </a:ln>
            <a:effectLst/>
          </c:spPr>
          <c:marker>
            <c:symbol val="none"/>
          </c:marker>
          <c:cat>
            <c:strRef>
              <c:f>Revenue_Sum!$B$30:$Y$30</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Revenue_Sum!$B$31:$Y$31</c:f>
              <c:numCache>
                <c:formatCode>"$"#,##0</c:formatCode>
                <c:ptCount val="24"/>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numCache>
            </c:numRef>
          </c:val>
          <c:smooth val="0"/>
          <c:extLst xmlns:c16r2="http://schemas.microsoft.com/office/drawing/2015/06/chart">
            <c:ext xmlns:c16="http://schemas.microsoft.com/office/drawing/2014/chart" uri="{C3380CC4-5D6E-409C-BE32-E72D297353CC}">
              <c16:uniqueId val="{00000000-93EA-4934-8079-68A1A3AA782A}"/>
            </c:ext>
          </c:extLst>
        </c:ser>
        <c:ser>
          <c:idx val="1"/>
          <c:order val="1"/>
          <c:tx>
            <c:strRef>
              <c:f>Revenue_Sum!$A$32</c:f>
              <c:strCache>
                <c:ptCount val="1"/>
                <c:pt idx="0">
                  <c:v>Scenario_1</c:v>
                </c:pt>
              </c:strCache>
            </c:strRef>
          </c:tx>
          <c:spPr>
            <a:ln w="28575" cap="rnd">
              <a:solidFill>
                <a:schemeClr val="accent2"/>
              </a:solidFill>
              <a:round/>
            </a:ln>
            <a:effectLst/>
          </c:spPr>
          <c:marker>
            <c:symbol val="none"/>
          </c:marker>
          <c:cat>
            <c:strRef>
              <c:f>Revenue_Sum!$B$30:$Y$30</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Revenue_Sum!$B$32:$Y$32</c:f>
              <c:numCache>
                <c:formatCode>"$"#,##0</c:formatCode>
                <c:ptCount val="24"/>
                <c:pt idx="0">
                  <c:v>732.716987877651</c:v>
                </c:pt>
                <c:pt idx="1">
                  <c:v>209.3477283893978</c:v>
                </c:pt>
                <c:pt idx="2">
                  <c:v>837.3909137753417</c:v>
                </c:pt>
                <c:pt idx="3">
                  <c:v>104.6738641946241</c:v>
                </c:pt>
                <c:pt idx="4">
                  <c:v>104.6738641946241</c:v>
                </c:pt>
                <c:pt idx="5">
                  <c:v>1046.738568899067</c:v>
                </c:pt>
                <c:pt idx="6">
                  <c:v>6430.677058377367</c:v>
                </c:pt>
                <c:pt idx="7">
                  <c:v>17885.31853017794</c:v>
                </c:pt>
                <c:pt idx="8">
                  <c:v>8239.30406163627</c:v>
                </c:pt>
                <c:pt idx="9">
                  <c:v>3349.563654712477</c:v>
                </c:pt>
                <c:pt idx="10">
                  <c:v>4082.280592789316</c:v>
                </c:pt>
                <c:pt idx="11">
                  <c:v>4291.627953820167</c:v>
                </c:pt>
                <c:pt idx="12">
                  <c:v>5443.04040152438</c:v>
                </c:pt>
                <c:pt idx="13">
                  <c:v>5024.345285784411</c:v>
                </c:pt>
                <c:pt idx="14">
                  <c:v>5129.019356737072</c:v>
                </c:pt>
                <c:pt idx="15">
                  <c:v>13464.2297791369</c:v>
                </c:pt>
                <c:pt idx="16">
                  <c:v>18689.76762816224</c:v>
                </c:pt>
                <c:pt idx="17">
                  <c:v>17081.48528769516</c:v>
                </c:pt>
                <c:pt idx="18">
                  <c:v>6699.127309593303</c:v>
                </c:pt>
                <c:pt idx="19">
                  <c:v>8269.23525380697</c:v>
                </c:pt>
                <c:pt idx="20">
                  <c:v>6175.757729847403</c:v>
                </c:pt>
                <c:pt idx="21">
                  <c:v>5024.345285784411</c:v>
                </c:pt>
                <c:pt idx="22">
                  <c:v>3349.563654712477</c:v>
                </c:pt>
                <c:pt idx="23">
                  <c:v>2198.151012575031</c:v>
                </c:pt>
              </c:numCache>
            </c:numRef>
          </c:val>
          <c:smooth val="0"/>
          <c:extLst xmlns:c16r2="http://schemas.microsoft.com/office/drawing/2015/06/chart">
            <c:ext xmlns:c16="http://schemas.microsoft.com/office/drawing/2014/chart" uri="{C3380CC4-5D6E-409C-BE32-E72D297353CC}">
              <c16:uniqueId val="{00000001-93EA-4934-8079-68A1A3AA782A}"/>
            </c:ext>
          </c:extLst>
        </c:ser>
        <c:ser>
          <c:idx val="2"/>
          <c:order val="2"/>
          <c:tx>
            <c:strRef>
              <c:f>Revenue_Sum!$A$33</c:f>
              <c:strCache>
                <c:ptCount val="1"/>
                <c:pt idx="0">
                  <c:v>Scenario_2</c:v>
                </c:pt>
              </c:strCache>
            </c:strRef>
          </c:tx>
          <c:spPr>
            <a:ln w="28575" cap="rnd">
              <a:solidFill>
                <a:schemeClr val="accent3"/>
              </a:solidFill>
              <a:round/>
            </a:ln>
            <a:effectLst/>
          </c:spPr>
          <c:marker>
            <c:symbol val="none"/>
          </c:marker>
          <c:cat>
            <c:strRef>
              <c:f>Revenue_Sum!$B$30:$Y$30</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Revenue_Sum!$B$33:$Y$33</c:f>
              <c:numCache>
                <c:formatCode>"$"#,##0</c:formatCode>
                <c:ptCount val="24"/>
                <c:pt idx="0">
                  <c:v>960.9377544235695</c:v>
                </c:pt>
                <c:pt idx="1">
                  <c:v>274.5536673368287</c:v>
                </c:pt>
                <c:pt idx="2">
                  <c:v>1098.21466895729</c:v>
                </c:pt>
                <c:pt idx="3">
                  <c:v>137.2768337221021</c:v>
                </c:pt>
                <c:pt idx="4">
                  <c:v>137.2768337221021</c:v>
                </c:pt>
                <c:pt idx="5">
                  <c:v>1372.768239976825</c:v>
                </c:pt>
                <c:pt idx="6">
                  <c:v>8305.816284812652</c:v>
                </c:pt>
                <c:pt idx="7">
                  <c:v>23100.54890662754</c:v>
                </c:pt>
                <c:pt idx="8">
                  <c:v>10641.82592679292</c:v>
                </c:pt>
                <c:pt idx="9">
                  <c:v>4392.85867617305</c:v>
                </c:pt>
                <c:pt idx="10">
                  <c:v>5353.796365144078</c:v>
                </c:pt>
                <c:pt idx="11">
                  <c:v>5628.349550903642</c:v>
                </c:pt>
                <c:pt idx="12">
                  <c:v>7138.394643676915</c:v>
                </c:pt>
                <c:pt idx="13">
                  <c:v>6589.287756957558</c:v>
                </c:pt>
                <c:pt idx="14">
                  <c:v>6726.56486128573</c:v>
                </c:pt>
                <c:pt idx="15">
                  <c:v>17390.33473081945</c:v>
                </c:pt>
                <c:pt idx="16">
                  <c:v>24138.77799456862</c:v>
                </c:pt>
                <c:pt idx="17">
                  <c:v>22062.32366677713</c:v>
                </c:pt>
                <c:pt idx="18">
                  <c:v>8785.717352470794</c:v>
                </c:pt>
                <c:pt idx="19">
                  <c:v>10844.86983102933</c:v>
                </c:pt>
                <c:pt idx="20">
                  <c:v>8099.33284506011</c:v>
                </c:pt>
                <c:pt idx="21">
                  <c:v>6589.287756957558</c:v>
                </c:pt>
                <c:pt idx="22">
                  <c:v>4392.85867617305</c:v>
                </c:pt>
                <c:pt idx="23">
                  <c:v>2882.813328138377</c:v>
                </c:pt>
              </c:numCache>
            </c:numRef>
          </c:val>
          <c:smooth val="0"/>
          <c:extLst xmlns:c16r2="http://schemas.microsoft.com/office/drawing/2015/06/chart">
            <c:ext xmlns:c16="http://schemas.microsoft.com/office/drawing/2014/chart" uri="{C3380CC4-5D6E-409C-BE32-E72D297353CC}">
              <c16:uniqueId val="{00000002-93EA-4934-8079-68A1A3AA782A}"/>
            </c:ext>
          </c:extLst>
        </c:ser>
        <c:ser>
          <c:idx val="3"/>
          <c:order val="3"/>
          <c:tx>
            <c:strRef>
              <c:f>Revenue_Sum!$A$34</c:f>
              <c:strCache>
                <c:ptCount val="1"/>
                <c:pt idx="0">
                  <c:v>Scenario_3</c:v>
                </c:pt>
              </c:strCache>
            </c:strRef>
          </c:tx>
          <c:spPr>
            <a:ln w="28575" cap="rnd">
              <a:solidFill>
                <a:schemeClr val="accent4"/>
              </a:solidFill>
              <a:round/>
            </a:ln>
            <a:effectLst/>
          </c:spPr>
          <c:marker>
            <c:symbol val="none"/>
          </c:marker>
          <c:cat>
            <c:strRef>
              <c:f>Revenue_Sum!$B$30:$Y$30</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Revenue_Sum!$B$34:$Y$34</c:f>
              <c:numCache>
                <c:formatCode>"$"#,##0</c:formatCode>
                <c:ptCount val="24"/>
                <c:pt idx="0">
                  <c:v>1190.507702462467</c:v>
                </c:pt>
                <c:pt idx="1">
                  <c:v>340.1450861713623</c:v>
                </c:pt>
                <c:pt idx="2">
                  <c:v>1360.58034623352</c:v>
                </c:pt>
                <c:pt idx="3">
                  <c:v>170.0725433946417</c:v>
                </c:pt>
                <c:pt idx="4">
                  <c:v>170.0725433946417</c:v>
                </c:pt>
                <c:pt idx="5">
                  <c:v>1700.725313616561</c:v>
                </c:pt>
                <c:pt idx="6">
                  <c:v>10151.00043348874</c:v>
                </c:pt>
                <c:pt idx="7">
                  <c:v>28232.4667352035</c:v>
                </c:pt>
                <c:pt idx="8">
                  <c:v>13005.96785352605</c:v>
                </c:pt>
                <c:pt idx="9">
                  <c:v>5442.32138467385</c:v>
                </c:pt>
                <c:pt idx="10">
                  <c:v>6632.82900602475</c:v>
                </c:pt>
                <c:pt idx="11">
                  <c:v>6972.973496112156</c:v>
                </c:pt>
                <c:pt idx="12">
                  <c:v>8843.771526246177</c:v>
                </c:pt>
                <c:pt idx="13">
                  <c:v>8163.481758443952</c:v>
                </c:pt>
                <c:pt idx="14">
                  <c:v>8333.554636972561</c:v>
                </c:pt>
                <c:pt idx="15">
                  <c:v>21253.65666235001</c:v>
                </c:pt>
                <c:pt idx="16">
                  <c:v>29501.34429542967</c:v>
                </c:pt>
                <c:pt idx="17">
                  <c:v>26963.59387414901</c:v>
                </c:pt>
                <c:pt idx="18">
                  <c:v>10884.64379155775</c:v>
                </c:pt>
                <c:pt idx="19">
                  <c:v>13435.75876901522</c:v>
                </c:pt>
                <c:pt idx="20">
                  <c:v>10034.28057454697</c:v>
                </c:pt>
                <c:pt idx="21">
                  <c:v>8163.481758443952</c:v>
                </c:pt>
                <c:pt idx="22">
                  <c:v>5442.32138467385</c:v>
                </c:pt>
                <c:pt idx="23">
                  <c:v>3571.52318779901</c:v>
                </c:pt>
              </c:numCache>
            </c:numRef>
          </c:val>
          <c:smooth val="0"/>
          <c:extLst xmlns:c16r2="http://schemas.microsoft.com/office/drawing/2015/06/chart">
            <c:ext xmlns:c16="http://schemas.microsoft.com/office/drawing/2014/chart" uri="{C3380CC4-5D6E-409C-BE32-E72D297353CC}">
              <c16:uniqueId val="{00000003-93EA-4934-8079-68A1A3AA782A}"/>
            </c:ext>
          </c:extLst>
        </c:ser>
        <c:ser>
          <c:idx val="4"/>
          <c:order val="4"/>
          <c:tx>
            <c:strRef>
              <c:f>Revenue_Sum!$A$35</c:f>
              <c:strCache>
                <c:ptCount val="1"/>
                <c:pt idx="0">
                  <c:v>Scenario_4</c:v>
                </c:pt>
              </c:strCache>
            </c:strRef>
          </c:tx>
          <c:spPr>
            <a:ln w="28575" cap="rnd">
              <a:solidFill>
                <a:schemeClr val="accent5"/>
              </a:solidFill>
              <a:round/>
            </a:ln>
            <a:effectLst/>
          </c:spPr>
          <c:marker>
            <c:symbol val="none"/>
          </c:marker>
          <c:cat>
            <c:strRef>
              <c:f>Revenue_Sum!$B$30:$Y$30</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Revenue_Sum!$B$35:$Y$35</c:f>
              <c:numCache>
                <c:formatCode>"$"#,##0</c:formatCode>
                <c:ptCount val="24"/>
                <c:pt idx="0">
                  <c:v>1406.710487850475</c:v>
                </c:pt>
                <c:pt idx="1">
                  <c:v>401.9173161790171</c:v>
                </c:pt>
                <c:pt idx="2">
                  <c:v>1607.669264331988</c:v>
                </c:pt>
                <c:pt idx="3">
                  <c:v>200.9586578512341</c:v>
                </c:pt>
                <c:pt idx="4">
                  <c:v>200.9586578512341</c:v>
                </c:pt>
                <c:pt idx="5">
                  <c:v>2009.5864394307</c:v>
                </c:pt>
                <c:pt idx="6">
                  <c:v>11676.34012960389</c:v>
                </c:pt>
                <c:pt idx="7">
                  <c:v>32474.81728773117</c:v>
                </c:pt>
                <c:pt idx="8">
                  <c:v>14960.30912301393</c:v>
                </c:pt>
                <c:pt idx="9">
                  <c:v>6430.677058377367</c:v>
                </c:pt>
                <c:pt idx="10">
                  <c:v>7837.387450596008</c:v>
                </c:pt>
                <c:pt idx="11">
                  <c:v>8239.30406163627</c:v>
                </c:pt>
                <c:pt idx="12">
                  <c:v>10449.84918725489</c:v>
                </c:pt>
                <c:pt idx="13">
                  <c:v>9646.015210544241</c:v>
                </c:pt>
                <c:pt idx="14">
                  <c:v>9846.974265097647</c:v>
                </c:pt>
                <c:pt idx="15">
                  <c:v>24447.33657923503</c:v>
                </c:pt>
                <c:pt idx="16">
                  <c:v>33934.36268641787</c:v>
                </c:pt>
                <c:pt idx="17">
                  <c:v>31015.27729217801</c:v>
                </c:pt>
                <c:pt idx="18">
                  <c:v>12861.35411645284</c:v>
                </c:pt>
                <c:pt idx="19">
                  <c:v>15875.73394875031</c:v>
                </c:pt>
                <c:pt idx="20">
                  <c:v>11856.56032846705</c:v>
                </c:pt>
                <c:pt idx="21">
                  <c:v>9646.015210544241</c:v>
                </c:pt>
                <c:pt idx="22">
                  <c:v>6430.677058377367</c:v>
                </c:pt>
                <c:pt idx="23">
                  <c:v>4220.1315586133</c:v>
                </c:pt>
              </c:numCache>
            </c:numRef>
          </c:val>
          <c:smooth val="0"/>
          <c:extLst xmlns:c16r2="http://schemas.microsoft.com/office/drawing/2015/06/chart">
            <c:ext xmlns:c16="http://schemas.microsoft.com/office/drawing/2014/chart" uri="{C3380CC4-5D6E-409C-BE32-E72D297353CC}">
              <c16:uniqueId val="{00000004-93EA-4934-8079-68A1A3AA782A}"/>
            </c:ext>
          </c:extLst>
        </c:ser>
        <c:ser>
          <c:idx val="5"/>
          <c:order val="5"/>
          <c:tx>
            <c:strRef>
              <c:f>Revenue_Sum!$A$36</c:f>
              <c:strCache>
                <c:ptCount val="1"/>
                <c:pt idx="0">
                  <c:v>Scenario_5</c:v>
                </c:pt>
              </c:strCache>
            </c:strRef>
          </c:tx>
          <c:spPr>
            <a:ln w="28575" cap="rnd">
              <a:solidFill>
                <a:schemeClr val="accent6"/>
              </a:solidFill>
              <a:round/>
            </a:ln>
            <a:effectLst/>
          </c:spPr>
          <c:marker>
            <c:symbol val="none"/>
          </c:marker>
          <c:cat>
            <c:strRef>
              <c:f>Revenue_Sum!$B$30:$Y$30</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Revenue_Sum!$B$36:$Y$36</c:f>
              <c:numCache>
                <c:formatCode>"$"#,##0</c:formatCode>
                <c:ptCount val="24"/>
                <c:pt idx="0">
                  <c:v>1609.832876562703</c:v>
                </c:pt>
                <c:pt idx="1">
                  <c:v>459.9522888460841</c:v>
                </c:pt>
                <c:pt idx="2">
                  <c:v>1839.80915664799</c:v>
                </c:pt>
                <c:pt idx="3">
                  <c:v>229.9761446070227</c:v>
                </c:pt>
                <c:pt idx="4">
                  <c:v>229.9761446070227</c:v>
                </c:pt>
                <c:pt idx="5">
                  <c:v>2299.761284342395</c:v>
                </c:pt>
                <c:pt idx="6">
                  <c:v>13206.17051085356</c:v>
                </c:pt>
                <c:pt idx="7">
                  <c:v>36729.65754553738</c:v>
                </c:pt>
                <c:pt idx="8">
                  <c:v>16920.40407887788</c:v>
                </c:pt>
                <c:pt idx="9">
                  <c:v>7359.236625848159</c:v>
                </c:pt>
                <c:pt idx="10">
                  <c:v>8969.06939270646</c:v>
                </c:pt>
                <c:pt idx="11">
                  <c:v>9429.020874139618</c:v>
                </c:pt>
                <c:pt idx="12">
                  <c:v>11958.75833542181</c:v>
                </c:pt>
                <c:pt idx="13">
                  <c:v>11038.8545083717</c:v>
                </c:pt>
                <c:pt idx="14">
                  <c:v>11268.83110630442</c:v>
                </c:pt>
                <c:pt idx="15">
                  <c:v>27650.41893327922</c:v>
                </c:pt>
                <c:pt idx="16">
                  <c:v>38380.43211940048</c:v>
                </c:pt>
                <c:pt idx="17">
                  <c:v>35078.88908498846</c:v>
                </c:pt>
                <c:pt idx="18">
                  <c:v>14717.90039464495</c:v>
                </c:pt>
                <c:pt idx="19">
                  <c:v>18167.4177426826</c:v>
                </c:pt>
                <c:pt idx="20">
                  <c:v>13568.0638556974</c:v>
                </c:pt>
                <c:pt idx="21">
                  <c:v>11038.8545083717</c:v>
                </c:pt>
                <c:pt idx="22">
                  <c:v>7359.236625848159</c:v>
                </c:pt>
                <c:pt idx="23">
                  <c:v>4829.498736752694</c:v>
                </c:pt>
              </c:numCache>
            </c:numRef>
          </c:val>
          <c:smooth val="0"/>
          <c:extLst xmlns:c16r2="http://schemas.microsoft.com/office/drawing/2015/06/chart">
            <c:ext xmlns:c16="http://schemas.microsoft.com/office/drawing/2014/chart" uri="{C3380CC4-5D6E-409C-BE32-E72D297353CC}">
              <c16:uniqueId val="{00000005-93EA-4934-8079-68A1A3AA782A}"/>
            </c:ext>
          </c:extLst>
        </c:ser>
        <c:ser>
          <c:idx val="6"/>
          <c:order val="6"/>
          <c:tx>
            <c:strRef>
              <c:f>Revenue_Sum!$A$37</c:f>
              <c:strCache>
                <c:ptCount val="1"/>
                <c:pt idx="0">
                  <c:v>Scenario_6</c:v>
                </c:pt>
              </c:strCache>
            </c:strRef>
          </c:tx>
          <c:spPr>
            <a:ln w="28575" cap="rnd">
              <a:solidFill>
                <a:schemeClr val="accent1">
                  <a:lumMod val="60000"/>
                </a:schemeClr>
              </a:solidFill>
              <a:round/>
            </a:ln>
            <a:effectLst/>
          </c:spPr>
          <c:marker>
            <c:symbol val="none"/>
          </c:marker>
          <c:cat>
            <c:strRef>
              <c:f>Revenue_Sum!$B$30:$Y$30</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Revenue_Sum!$B$37:$Y$37</c:f>
              <c:numCache>
                <c:formatCode>"$"#,##0</c:formatCode>
                <c:ptCount val="24"/>
                <c:pt idx="0">
                  <c:v>1816.897159633686</c:v>
                </c:pt>
                <c:pt idx="1">
                  <c:v>519.11351767629</c:v>
                </c:pt>
                <c:pt idx="2">
                  <c:v>2076.454071507452</c:v>
                </c:pt>
                <c:pt idx="3">
                  <c:v>259.5567588719288</c:v>
                </c:pt>
                <c:pt idx="4">
                  <c:v>259.5567588719288</c:v>
                </c:pt>
                <c:pt idx="5">
                  <c:v>2595.567406343054</c:v>
                </c:pt>
                <c:pt idx="6">
                  <c:v>14579.95433395014</c:v>
                </c:pt>
                <c:pt idx="7">
                  <c:v>40550.49337204341</c:v>
                </c:pt>
                <c:pt idx="8">
                  <c:v>18680.5644048286</c:v>
                </c:pt>
                <c:pt idx="9">
                  <c:v>8305.816284812652</c:v>
                </c:pt>
                <c:pt idx="10">
                  <c:v>10122.71331885976</c:v>
                </c:pt>
                <c:pt idx="11">
                  <c:v>10641.82592679292</c:v>
                </c:pt>
                <c:pt idx="12">
                  <c:v>13496.95012815738</c:v>
                </c:pt>
                <c:pt idx="13">
                  <c:v>12458.72393982563</c:v>
                </c:pt>
                <c:pt idx="14">
                  <c:v>12718.28121076534</c:v>
                </c:pt>
                <c:pt idx="15">
                  <c:v>30526.89459099878</c:v>
                </c:pt>
                <c:pt idx="16">
                  <c:v>42372.99125945733</c:v>
                </c:pt>
                <c:pt idx="17">
                  <c:v>38728.00222665274</c:v>
                </c:pt>
                <c:pt idx="18">
                  <c:v>16611.63256962681</c:v>
                </c:pt>
                <c:pt idx="19">
                  <c:v>20504.9838999915</c:v>
                </c:pt>
                <c:pt idx="20">
                  <c:v>15313.84813016089</c:v>
                </c:pt>
                <c:pt idx="21">
                  <c:v>12458.72393982563</c:v>
                </c:pt>
                <c:pt idx="22">
                  <c:v>8305.816284812652</c:v>
                </c:pt>
                <c:pt idx="23">
                  <c:v>5450.691599086067</c:v>
                </c:pt>
              </c:numCache>
            </c:numRef>
          </c:val>
          <c:smooth val="0"/>
          <c:extLst xmlns:c16r2="http://schemas.microsoft.com/office/drawing/2015/06/chart">
            <c:ext xmlns:c16="http://schemas.microsoft.com/office/drawing/2014/chart" uri="{C3380CC4-5D6E-409C-BE32-E72D297353CC}">
              <c16:uniqueId val="{00000006-93EA-4934-8079-68A1A3AA782A}"/>
            </c:ext>
          </c:extLst>
        </c:ser>
        <c:ser>
          <c:idx val="7"/>
          <c:order val="7"/>
          <c:tx>
            <c:strRef>
              <c:f>Revenue_Sum!$A$38</c:f>
              <c:strCache>
                <c:ptCount val="1"/>
                <c:pt idx="0">
                  <c:v>Scenario_7</c:v>
                </c:pt>
              </c:strCache>
            </c:strRef>
          </c:tx>
          <c:spPr>
            <a:ln w="28575" cap="rnd">
              <a:solidFill>
                <a:schemeClr val="accent2">
                  <a:lumMod val="60000"/>
                </a:schemeClr>
              </a:solidFill>
              <a:round/>
            </a:ln>
            <a:effectLst/>
          </c:spPr>
          <c:marker>
            <c:symbol val="none"/>
          </c:marker>
          <c:cat>
            <c:strRef>
              <c:f>Revenue_Sum!$B$30:$Y$30</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Revenue_Sum!$B$38:$Y$38</c:f>
              <c:numCache>
                <c:formatCode>"$"#,##0</c:formatCode>
                <c:ptCount val="24"/>
                <c:pt idx="0">
                  <c:v>2017.305446853886</c:v>
                </c:pt>
                <c:pt idx="1">
                  <c:v>576.3730334762435</c:v>
                </c:pt>
                <c:pt idx="2">
                  <c:v>2305.492133270262</c:v>
                </c:pt>
                <c:pt idx="3">
                  <c:v>288.1865165510969</c:v>
                </c:pt>
                <c:pt idx="4">
                  <c:v>288.1865165510969</c:v>
                </c:pt>
                <c:pt idx="5">
                  <c:v>2881.864963819404</c:v>
                </c:pt>
                <c:pt idx="6">
                  <c:v>15457.30304784391</c:v>
                </c:pt>
                <c:pt idx="7">
                  <c:v>42990.61920319285</c:v>
                </c:pt>
                <c:pt idx="8">
                  <c:v>19804.66731770678</c:v>
                </c:pt>
                <c:pt idx="9">
                  <c:v>9221.968531644181</c:v>
                </c:pt>
                <c:pt idx="10">
                  <c:v>11239.27383973805</c:v>
                </c:pt>
                <c:pt idx="11">
                  <c:v>11815.64586222703</c:v>
                </c:pt>
                <c:pt idx="12">
                  <c:v>14985.69738306094</c:v>
                </c:pt>
                <c:pt idx="13">
                  <c:v>13832.95225712453</c:v>
                </c:pt>
                <c:pt idx="14">
                  <c:v>14121.13934213457</c:v>
                </c:pt>
                <c:pt idx="15">
                  <c:v>32363.72749900014</c:v>
                </c:pt>
                <c:pt idx="16">
                  <c:v>44922.78588786375</c:v>
                </c:pt>
                <c:pt idx="17">
                  <c:v>41058.45965397122</c:v>
                </c:pt>
                <c:pt idx="18">
                  <c:v>18443.93706397796</c:v>
                </c:pt>
                <c:pt idx="19">
                  <c:v>22766.7347549405</c:v>
                </c:pt>
                <c:pt idx="20">
                  <c:v>17003.00376428666</c:v>
                </c:pt>
                <c:pt idx="21">
                  <c:v>13832.95225712453</c:v>
                </c:pt>
                <c:pt idx="22">
                  <c:v>9221.968531644181</c:v>
                </c:pt>
                <c:pt idx="23">
                  <c:v>6051.9164743472</c:v>
                </c:pt>
              </c:numCache>
            </c:numRef>
          </c:val>
          <c:smooth val="0"/>
          <c:extLst xmlns:c16r2="http://schemas.microsoft.com/office/drawing/2015/06/chart">
            <c:ext xmlns:c16="http://schemas.microsoft.com/office/drawing/2014/chart" uri="{C3380CC4-5D6E-409C-BE32-E72D297353CC}">
              <c16:uniqueId val="{00000007-93EA-4934-8079-68A1A3AA782A}"/>
            </c:ext>
          </c:extLst>
        </c:ser>
        <c:ser>
          <c:idx val="8"/>
          <c:order val="8"/>
          <c:tx>
            <c:strRef>
              <c:f>Revenue_Sum!$A$39</c:f>
              <c:strCache>
                <c:ptCount val="1"/>
                <c:pt idx="0">
                  <c:v>Scenario_8</c:v>
                </c:pt>
              </c:strCache>
            </c:strRef>
          </c:tx>
          <c:spPr>
            <a:ln w="28575" cap="rnd">
              <a:solidFill>
                <a:schemeClr val="accent3">
                  <a:lumMod val="60000"/>
                </a:schemeClr>
              </a:solidFill>
              <a:round/>
            </a:ln>
            <a:effectLst/>
          </c:spPr>
          <c:marker>
            <c:symbol val="none"/>
          </c:marker>
          <c:dLbls>
            <c:dLbl>
              <c:idx val="7"/>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E6E5-40B7-AE30-74F42C3F3ACC}"/>
                </c:ext>
                <c:ext xmlns:c15="http://schemas.microsoft.com/office/drawing/2012/chart" uri="{CE6537A1-D6FC-4f65-9D91-7224C49458BB}"/>
              </c:extLst>
            </c:dLbl>
            <c:dLbl>
              <c:idx val="16"/>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E6E5-40B7-AE30-74F42C3F3ACC}"/>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Revenue_Sum!$B$30:$Y$30</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Revenue_Sum!$B$39:$Y$39</c:f>
              <c:numCache>
                <c:formatCode>"$"#,##0</c:formatCode>
                <c:ptCount val="24"/>
                <c:pt idx="0">
                  <c:v>2220.531157238096</c:v>
                </c:pt>
                <c:pt idx="1">
                  <c:v>634.4375274548029</c:v>
                </c:pt>
                <c:pt idx="2">
                  <c:v>2537.75010796801</c:v>
                </c:pt>
                <c:pt idx="3">
                  <c:v>317.2187638145365</c:v>
                </c:pt>
                <c:pt idx="4">
                  <c:v>317.2187638145365</c:v>
                </c:pt>
                <c:pt idx="5">
                  <c:v>3172.187412598596</c:v>
                </c:pt>
                <c:pt idx="6">
                  <c:v>16674.91168394781</c:v>
                </c:pt>
                <c:pt idx="7">
                  <c:v>46377.09283924366</c:v>
                </c:pt>
                <c:pt idx="8">
                  <c:v>21364.72820779962</c:v>
                </c:pt>
                <c:pt idx="9">
                  <c:v>10151.00043348874</c:v>
                </c:pt>
                <c:pt idx="10">
                  <c:v>12371.53143879351</c:v>
                </c:pt>
                <c:pt idx="11">
                  <c:v>13005.96785352605</c:v>
                </c:pt>
                <c:pt idx="12">
                  <c:v>16495.37407224966</c:v>
                </c:pt>
                <c:pt idx="13">
                  <c:v>15226.50005471003</c:v>
                </c:pt>
                <c:pt idx="14">
                  <c:v>15543.7194432279</c:v>
                </c:pt>
                <c:pt idx="15">
                  <c:v>34913.09552337292</c:v>
                </c:pt>
                <c:pt idx="16">
                  <c:v>48461.46090398853</c:v>
                </c:pt>
                <c:pt idx="17">
                  <c:v>44292.73247701475</c:v>
                </c:pt>
                <c:pt idx="18">
                  <c:v>20302.0008663962</c:v>
                </c:pt>
                <c:pt idx="19">
                  <c:v>25060.28225454278</c:v>
                </c:pt>
                <c:pt idx="20">
                  <c:v>18715.90625964912</c:v>
                </c:pt>
                <c:pt idx="21">
                  <c:v>15226.50005471003</c:v>
                </c:pt>
                <c:pt idx="22">
                  <c:v>10151.00043348874</c:v>
                </c:pt>
                <c:pt idx="23">
                  <c:v>6661.593621257185</c:v>
                </c:pt>
              </c:numCache>
            </c:numRef>
          </c:val>
          <c:smooth val="0"/>
          <c:extLst xmlns:c16r2="http://schemas.microsoft.com/office/drawing/2015/06/chart">
            <c:ext xmlns:c16="http://schemas.microsoft.com/office/drawing/2014/chart" uri="{C3380CC4-5D6E-409C-BE32-E72D297353CC}">
              <c16:uniqueId val="{00000008-93EA-4934-8079-68A1A3AA782A}"/>
            </c:ext>
          </c:extLst>
        </c:ser>
        <c:dLbls>
          <c:showLegendKey val="0"/>
          <c:showVal val="0"/>
          <c:showCatName val="0"/>
          <c:showSerName val="0"/>
          <c:showPercent val="0"/>
          <c:showBubbleSize val="0"/>
        </c:dLbls>
        <c:smooth val="0"/>
        <c:axId val="1708151600"/>
        <c:axId val="1708153376"/>
      </c:lineChart>
      <c:catAx>
        <c:axId val="1708151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708153376"/>
        <c:crosses val="autoZero"/>
        <c:auto val="1"/>
        <c:lblAlgn val="ctr"/>
        <c:lblOffset val="100"/>
        <c:noMultiLvlLbl val="0"/>
      </c:catAx>
      <c:valAx>
        <c:axId val="1708153376"/>
        <c:scaling>
          <c:orientation val="minMax"/>
          <c:max val="60000.0"/>
        </c:scaling>
        <c:delete val="0"/>
        <c:axPos val="l"/>
        <c:majorGridlines>
          <c:spPr>
            <a:ln w="9525" cap="flat" cmpd="sng" algn="ctr">
              <a:solidFill>
                <a:schemeClr val="tx1">
                  <a:lumMod val="15000"/>
                  <a:lumOff val="85000"/>
                </a:schemeClr>
              </a:solidFill>
              <a:round/>
            </a:ln>
            <a:effectLst/>
          </c:spPr>
        </c:majorGridlines>
        <c:numFmt formatCode="&quot;$&quot;#,##0"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708151600"/>
        <c:crosses val="autoZero"/>
        <c:crossBetween val="between"/>
        <c:dispUnits>
          <c:builtInUnit val="thousands"/>
          <c:dispUnitsLbl>
            <c:layout>
              <c:manualLayout>
                <c:xMode val="edge"/>
                <c:yMode val="edge"/>
                <c:x val="0.0233264367006166"/>
                <c:y val="0.291941220797742"/>
              </c:manualLayout>
            </c:layout>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a:t>Thousands </a:t>
                  </a:r>
                  <a:r>
                    <a:rPr lang="en-US" sz="1100" b="0" i="0" u="none" strike="noStrike" baseline="0">
                      <a:effectLst/>
                    </a:rPr>
                    <a:t>$</a:t>
                  </a:r>
                  <a:endParaRPr lang="en-US"/>
                </a:p>
              </c:rich>
            </c:tx>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dispUnitsLbl>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871873493365434"/>
          <c:y val="0.0459651898978596"/>
          <c:w val="0.891362780713849"/>
          <c:h val="0.753291116988624"/>
        </c:manualLayout>
      </c:layout>
      <c:lineChart>
        <c:grouping val="standard"/>
        <c:varyColors val="0"/>
        <c:ser>
          <c:idx val="0"/>
          <c:order val="0"/>
          <c:tx>
            <c:strRef>
              <c:f>Time_Speed!$A$3</c:f>
              <c:strCache>
                <c:ptCount val="1"/>
                <c:pt idx="0">
                  <c:v>Base</c:v>
                </c:pt>
              </c:strCache>
            </c:strRef>
          </c:tx>
          <c:spPr>
            <a:ln w="28575" cap="rnd">
              <a:solidFill>
                <a:schemeClr val="accent1"/>
              </a:solidFill>
              <a:round/>
            </a:ln>
            <a:effectLst/>
          </c:spPr>
          <c:marker>
            <c:symbol val="none"/>
          </c:marker>
          <c:dLbls>
            <c:dLbl>
              <c:idx val="7"/>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A667-475E-B0C6-D7C943F1C186}"/>
                </c:ext>
                <c:ext xmlns:c15="http://schemas.microsoft.com/office/drawing/2012/chart" uri="{CE6537A1-D6FC-4f65-9D91-7224C49458BB}"/>
              </c:extLst>
            </c:dLbl>
            <c:dLbl>
              <c:idx val="16"/>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A667-475E-B0C6-D7C943F1C186}"/>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Time_Speed!$AZ$3:$BW$3</c:f>
              <c:numCache>
                <c:formatCode>0.00</c:formatCode>
                <c:ptCount val="24"/>
                <c:pt idx="0">
                  <c:v>373.824287096398</c:v>
                </c:pt>
                <c:pt idx="1">
                  <c:v>106.8062150325843</c:v>
                </c:pt>
                <c:pt idx="2">
                  <c:v>427.2298756619201</c:v>
                </c:pt>
                <c:pt idx="3">
                  <c:v>53.40310514829683</c:v>
                </c:pt>
                <c:pt idx="4">
                  <c:v>53.40310514829683</c:v>
                </c:pt>
                <c:pt idx="5">
                  <c:v>534.0463792162855</c:v>
                </c:pt>
                <c:pt idx="6">
                  <c:v>1714.055298085727</c:v>
                </c:pt>
                <c:pt idx="7">
                  <c:v>5610.864969369538</c:v>
                </c:pt>
                <c:pt idx="8">
                  <c:v>2207.321010651264</c:v>
                </c:pt>
                <c:pt idx="9">
                  <c:v>1714.055298085727</c:v>
                </c:pt>
                <c:pt idx="10">
                  <c:v>2096.584786898222</c:v>
                </c:pt>
                <c:pt idx="11">
                  <c:v>2207.321010651264</c:v>
                </c:pt>
                <c:pt idx="12">
                  <c:v>2835.370845244957</c:v>
                </c:pt>
                <c:pt idx="13">
                  <c:v>2602.491296496592</c:v>
                </c:pt>
                <c:pt idx="14">
                  <c:v>2660.146098670612</c:v>
                </c:pt>
                <c:pt idx="15">
                  <c:v>3785.445904554236</c:v>
                </c:pt>
                <c:pt idx="16">
                  <c:v>6035.415708648661</c:v>
                </c:pt>
                <c:pt idx="17">
                  <c:v>5221.013307261383</c:v>
                </c:pt>
                <c:pt idx="18">
                  <c:v>3582.770187562588</c:v>
                </c:pt>
                <c:pt idx="19">
                  <c:v>4691.628851747723</c:v>
                </c:pt>
                <c:pt idx="20">
                  <c:v>3260.622130599335</c:v>
                </c:pt>
                <c:pt idx="21">
                  <c:v>2602.491296496592</c:v>
                </c:pt>
                <c:pt idx="22">
                  <c:v>1714.055298085727</c:v>
                </c:pt>
                <c:pt idx="23">
                  <c:v>1122.092696305638</c:v>
                </c:pt>
              </c:numCache>
            </c:numRef>
          </c:val>
          <c:smooth val="0"/>
          <c:extLst xmlns:c16r2="http://schemas.microsoft.com/office/drawing/2015/06/chart">
            <c:ext xmlns:c16="http://schemas.microsoft.com/office/drawing/2014/chart" uri="{C3380CC4-5D6E-409C-BE32-E72D297353CC}">
              <c16:uniqueId val="{00000000-2D50-4876-9044-0798063DD06D}"/>
            </c:ext>
          </c:extLst>
        </c:ser>
        <c:ser>
          <c:idx val="1"/>
          <c:order val="1"/>
          <c:tx>
            <c:strRef>
              <c:f>Time_Speed!$A$4</c:f>
              <c:strCache>
                <c:ptCount val="1"/>
                <c:pt idx="0">
                  <c:v>Scenario_1</c:v>
                </c:pt>
              </c:strCache>
            </c:strRef>
          </c:tx>
          <c:spPr>
            <a:ln w="28575" cap="rnd">
              <a:solidFill>
                <a:schemeClr val="accent2"/>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Time_Speed!$AZ$4:$BW$4</c:f>
              <c:numCache>
                <c:formatCode>0.00</c:formatCode>
                <c:ptCount val="24"/>
                <c:pt idx="0">
                  <c:v>353.9644100352092</c:v>
                </c:pt>
                <c:pt idx="1">
                  <c:v>101.1320680532083</c:v>
                </c:pt>
                <c:pt idx="2">
                  <c:v>404.5325761361192</c:v>
                </c:pt>
                <c:pt idx="3">
                  <c:v>50.56603198840046</c:v>
                </c:pt>
                <c:pt idx="4">
                  <c:v>50.56603198840046</c:v>
                </c:pt>
                <c:pt idx="5">
                  <c:v>505.6734702608511</c:v>
                </c:pt>
                <c:pt idx="6">
                  <c:v>1566.754353410934</c:v>
                </c:pt>
                <c:pt idx="7">
                  <c:v>4979.904797052863</c:v>
                </c:pt>
                <c:pt idx="8">
                  <c:v>2015.662921542791</c:v>
                </c:pt>
                <c:pt idx="9">
                  <c:v>1622.537802256984</c:v>
                </c:pt>
                <c:pt idx="10">
                  <c:v>1983.972943280365</c:v>
                </c:pt>
                <c:pt idx="11">
                  <c:v>2088.484884255412</c:v>
                </c:pt>
                <c:pt idx="12">
                  <c:v>2679.570418350527</c:v>
                </c:pt>
                <c:pt idx="13">
                  <c:v>2460.770118846336</c:v>
                </c:pt>
                <c:pt idx="14">
                  <c:v>2514.985236563806</c:v>
                </c:pt>
                <c:pt idx="15">
                  <c:v>3425.464032087672</c:v>
                </c:pt>
                <c:pt idx="16">
                  <c:v>5330.882743910018</c:v>
                </c:pt>
                <c:pt idx="17">
                  <c:v>4654.524377867376</c:v>
                </c:pt>
                <c:pt idx="18">
                  <c:v>3377.819069534025</c:v>
                </c:pt>
                <c:pt idx="19">
                  <c:v>4400.4312025637</c:v>
                </c:pt>
                <c:pt idx="20">
                  <c:v>3077.671940286973</c:v>
                </c:pt>
                <c:pt idx="21">
                  <c:v>2460.770118846336</c:v>
                </c:pt>
                <c:pt idx="22">
                  <c:v>1622.537802256984</c:v>
                </c:pt>
                <c:pt idx="23">
                  <c:v>1062.425169950115</c:v>
                </c:pt>
              </c:numCache>
            </c:numRef>
          </c:val>
          <c:smooth val="0"/>
          <c:extLst xmlns:c16r2="http://schemas.microsoft.com/office/drawing/2015/06/chart">
            <c:ext xmlns:c16="http://schemas.microsoft.com/office/drawing/2014/chart" uri="{C3380CC4-5D6E-409C-BE32-E72D297353CC}">
              <c16:uniqueId val="{00000001-2D50-4876-9044-0798063DD06D}"/>
            </c:ext>
          </c:extLst>
        </c:ser>
        <c:ser>
          <c:idx val="2"/>
          <c:order val="2"/>
          <c:tx>
            <c:strRef>
              <c:f>Time_Speed!$A$5</c:f>
              <c:strCache>
                <c:ptCount val="1"/>
                <c:pt idx="0">
                  <c:v>Scenario_2</c:v>
                </c:pt>
              </c:strCache>
            </c:strRef>
          </c:tx>
          <c:spPr>
            <a:ln w="28575" cap="rnd">
              <a:solidFill>
                <a:schemeClr val="accent3"/>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Time_Speed!$AZ$5:$BW$5</c:f>
              <c:numCache>
                <c:formatCode>0.00</c:formatCode>
                <c:ptCount val="24"/>
                <c:pt idx="0">
                  <c:v>348.749784682156</c:v>
                </c:pt>
                <c:pt idx="1">
                  <c:v>99.64219358189093</c:v>
                </c:pt>
                <c:pt idx="2">
                  <c:v>398.5729506047341</c:v>
                </c:pt>
                <c:pt idx="3">
                  <c:v>49.82109488865445</c:v>
                </c:pt>
                <c:pt idx="4">
                  <c:v>49.82109488865445</c:v>
                </c:pt>
                <c:pt idx="5">
                  <c:v>498.2237078307656</c:v>
                </c:pt>
                <c:pt idx="6">
                  <c:v>1522.027085710816</c:v>
                </c:pt>
                <c:pt idx="7">
                  <c:v>4793.69176808227</c:v>
                </c:pt>
                <c:pt idx="8">
                  <c:v>1957.535798478703</c:v>
                </c:pt>
                <c:pt idx="9">
                  <c:v>1598.56848138297</c:v>
                </c:pt>
                <c:pt idx="10">
                  <c:v>1954.567258108528</c:v>
                </c:pt>
                <c:pt idx="11">
                  <c:v>2057.489003987482</c:v>
                </c:pt>
                <c:pt idx="12">
                  <c:v>2639.34557524176</c:v>
                </c:pt>
                <c:pt idx="13">
                  <c:v>2424.01583601865</c:v>
                </c:pt>
                <c:pt idx="14">
                  <c:v>2477.377709793846</c:v>
                </c:pt>
                <c:pt idx="15">
                  <c:v>3317.407383337904</c:v>
                </c:pt>
                <c:pt idx="16">
                  <c:v>5123.67056956888</c:v>
                </c:pt>
                <c:pt idx="17">
                  <c:v>4486.768136156653</c:v>
                </c:pt>
                <c:pt idx="18">
                  <c:v>3325.940474547432</c:v>
                </c:pt>
                <c:pt idx="19">
                  <c:v>4329.590591494011</c:v>
                </c:pt>
                <c:pt idx="20">
                  <c:v>3030.922442361865</c:v>
                </c:pt>
                <c:pt idx="21">
                  <c:v>2424.01583601865</c:v>
                </c:pt>
                <c:pt idx="22">
                  <c:v>1598.56848138297</c:v>
                </c:pt>
                <c:pt idx="23">
                  <c:v>1046.765505391481</c:v>
                </c:pt>
              </c:numCache>
            </c:numRef>
          </c:val>
          <c:smooth val="0"/>
          <c:extLst xmlns:c16r2="http://schemas.microsoft.com/office/drawing/2015/06/chart">
            <c:ext xmlns:c16="http://schemas.microsoft.com/office/drawing/2014/chart" uri="{C3380CC4-5D6E-409C-BE32-E72D297353CC}">
              <c16:uniqueId val="{00000002-2D50-4876-9044-0798063DD06D}"/>
            </c:ext>
          </c:extLst>
        </c:ser>
        <c:ser>
          <c:idx val="3"/>
          <c:order val="3"/>
          <c:tx>
            <c:strRef>
              <c:f>Time_Speed!$A$6</c:f>
              <c:strCache>
                <c:ptCount val="1"/>
                <c:pt idx="0">
                  <c:v>Scenario_3</c:v>
                </c:pt>
              </c:strCache>
            </c:strRef>
          </c:tx>
          <c:spPr>
            <a:ln w="28575" cap="rnd">
              <a:solidFill>
                <a:schemeClr val="accent4"/>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Time_Speed!$AZ$6:$BW$6</c:f>
              <c:numCache>
                <c:formatCode>0.00</c:formatCode>
                <c:ptCount val="24"/>
                <c:pt idx="0">
                  <c:v>345.9943058992545</c:v>
                </c:pt>
                <c:pt idx="1">
                  <c:v>98.85495064267998</c:v>
                </c:pt>
                <c:pt idx="2">
                  <c:v>395.4237266917364</c:v>
                </c:pt>
                <c:pt idx="3">
                  <c:v>49.4274736253858</c:v>
                </c:pt>
                <c:pt idx="4">
                  <c:v>49.4274736253858</c:v>
                </c:pt>
                <c:pt idx="5">
                  <c:v>494.2867207019858</c:v>
                </c:pt>
                <c:pt idx="6">
                  <c:v>1492.157842166215</c:v>
                </c:pt>
                <c:pt idx="7">
                  <c:v>4670.775069104162</c:v>
                </c:pt>
                <c:pt idx="8">
                  <c:v>1918.737101346598</c:v>
                </c:pt>
                <c:pt idx="9">
                  <c:v>1585.712634486463</c:v>
                </c:pt>
                <c:pt idx="10">
                  <c:v>1938.517007785897</c:v>
                </c:pt>
                <c:pt idx="11">
                  <c:v>2040.452926205032</c:v>
                </c:pt>
                <c:pt idx="12">
                  <c:v>2615.93160198442</c:v>
                </c:pt>
                <c:pt idx="13">
                  <c:v>2403.147895569276</c:v>
                </c:pt>
                <c:pt idx="14">
                  <c:v>2455.901760742004</c:v>
                </c:pt>
                <c:pt idx="15">
                  <c:v>3245.581421435052</c:v>
                </c:pt>
                <c:pt idx="16">
                  <c:v>4987.088891222857</c:v>
                </c:pt>
                <c:pt idx="17">
                  <c:v>4375.877752675184</c:v>
                </c:pt>
                <c:pt idx="18">
                  <c:v>3292.429784582734</c:v>
                </c:pt>
                <c:pt idx="19">
                  <c:v>4274.654689719674</c:v>
                </c:pt>
                <c:pt idx="20">
                  <c:v>3002.15983787736</c:v>
                </c:pt>
                <c:pt idx="21">
                  <c:v>2403.147895569276</c:v>
                </c:pt>
                <c:pt idx="22">
                  <c:v>1585.712634486463</c:v>
                </c:pt>
                <c:pt idx="23">
                  <c:v>1038.467817530598</c:v>
                </c:pt>
              </c:numCache>
            </c:numRef>
          </c:val>
          <c:smooth val="0"/>
          <c:extLst xmlns:c16r2="http://schemas.microsoft.com/office/drawing/2015/06/chart">
            <c:ext xmlns:c16="http://schemas.microsoft.com/office/drawing/2014/chart" uri="{C3380CC4-5D6E-409C-BE32-E72D297353CC}">
              <c16:uniqueId val="{00000003-2D50-4876-9044-0798063DD06D}"/>
            </c:ext>
          </c:extLst>
        </c:ser>
        <c:ser>
          <c:idx val="4"/>
          <c:order val="4"/>
          <c:tx>
            <c:strRef>
              <c:f>Time_Speed!$A$7</c:f>
              <c:strCache>
                <c:ptCount val="1"/>
                <c:pt idx="0">
                  <c:v>Scenario_4</c:v>
                </c:pt>
              </c:strCache>
            </c:strRef>
          </c:tx>
          <c:spPr>
            <a:ln w="28575" cap="rnd">
              <a:solidFill>
                <a:schemeClr val="accent5"/>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Time_Speed!$AZ$7:$BW$7</c:f>
              <c:numCache>
                <c:formatCode>0.00</c:formatCode>
                <c:ptCount val="24"/>
                <c:pt idx="0">
                  <c:v>341.8974053237748</c:v>
                </c:pt>
                <c:pt idx="1">
                  <c:v>97.68444038988635</c:v>
                </c:pt>
                <c:pt idx="2">
                  <c:v>390.7414613398244</c:v>
                </c:pt>
                <c:pt idx="3">
                  <c:v>48.84221846847768</c:v>
                </c:pt>
                <c:pt idx="4">
                  <c:v>48.84221846847768</c:v>
                </c:pt>
                <c:pt idx="5">
                  <c:v>488.4334845873188</c:v>
                </c:pt>
                <c:pt idx="6">
                  <c:v>1437.648733235192</c:v>
                </c:pt>
                <c:pt idx="7">
                  <c:v>4443.0151600794</c:v>
                </c:pt>
                <c:pt idx="8">
                  <c:v>1847.88668219413</c:v>
                </c:pt>
                <c:pt idx="9">
                  <c:v>1566.754353410934</c:v>
                </c:pt>
                <c:pt idx="10">
                  <c:v>1915.073296679785</c:v>
                </c:pt>
                <c:pt idx="11">
                  <c:v>2015.662921542791</c:v>
                </c:pt>
                <c:pt idx="12">
                  <c:v>2582.890877004431</c:v>
                </c:pt>
                <c:pt idx="13">
                  <c:v>2373.308190340228</c:v>
                </c:pt>
                <c:pt idx="14">
                  <c:v>2425.28702740785</c:v>
                </c:pt>
                <c:pt idx="15">
                  <c:v>3113.701176921697</c:v>
                </c:pt>
                <c:pt idx="16">
                  <c:v>4733.532392836935</c:v>
                </c:pt>
                <c:pt idx="17">
                  <c:v>4170.782241334193</c:v>
                </c:pt>
                <c:pt idx="18">
                  <c:v>3247.60966516813</c:v>
                </c:pt>
                <c:pt idx="19">
                  <c:v>4207.267418349767</c:v>
                </c:pt>
                <c:pt idx="20">
                  <c:v>2962.726791212425</c:v>
                </c:pt>
                <c:pt idx="21">
                  <c:v>2373.308190340228</c:v>
                </c:pt>
                <c:pt idx="22">
                  <c:v>1566.754353410934</c:v>
                </c:pt>
                <c:pt idx="23">
                  <c:v>1026.149452546843</c:v>
                </c:pt>
              </c:numCache>
            </c:numRef>
          </c:val>
          <c:smooth val="0"/>
          <c:extLst xmlns:c16r2="http://schemas.microsoft.com/office/drawing/2015/06/chart">
            <c:ext xmlns:c16="http://schemas.microsoft.com/office/drawing/2014/chart" uri="{C3380CC4-5D6E-409C-BE32-E72D297353CC}">
              <c16:uniqueId val="{00000004-2D50-4876-9044-0798063DD06D}"/>
            </c:ext>
          </c:extLst>
        </c:ser>
        <c:ser>
          <c:idx val="5"/>
          <c:order val="5"/>
          <c:tx>
            <c:strRef>
              <c:f>Time_Speed!$A$8</c:f>
              <c:strCache>
                <c:ptCount val="1"/>
                <c:pt idx="0">
                  <c:v>Scenario_5</c:v>
                </c:pt>
              </c:strCache>
            </c:strRef>
          </c:tx>
          <c:spPr>
            <a:ln w="28575" cap="rnd">
              <a:solidFill>
                <a:schemeClr val="accent6"/>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Time_Speed!$AZ$8:$BW$8</c:f>
              <c:numCache>
                <c:formatCode>0.00</c:formatCode>
                <c:ptCount val="24"/>
                <c:pt idx="0">
                  <c:v>335.3536023087185</c:v>
                </c:pt>
                <c:pt idx="1">
                  <c:v>95.81481336305782</c:v>
                </c:pt>
                <c:pt idx="2">
                  <c:v>383.262740159943</c:v>
                </c:pt>
                <c:pt idx="3">
                  <c:v>47.90740508104419</c:v>
                </c:pt>
                <c:pt idx="4">
                  <c:v>47.90740508104419</c:v>
                </c:pt>
                <c:pt idx="5">
                  <c:v>479.084698812227</c:v>
                </c:pt>
                <c:pt idx="6">
                  <c:v>1395.544355950726</c:v>
                </c:pt>
                <c:pt idx="7">
                  <c:v>4279.07515858704</c:v>
                </c:pt>
                <c:pt idx="8">
                  <c:v>1793.318903460481</c:v>
                </c:pt>
                <c:pt idx="9">
                  <c:v>1536.621547421108</c:v>
                </c:pt>
                <c:pt idx="10">
                  <c:v>1878.027308738777</c:v>
                </c:pt>
                <c:pt idx="11">
                  <c:v>1976.580188541171</c:v>
                </c:pt>
                <c:pt idx="12">
                  <c:v>2531.801640066234</c:v>
                </c:pt>
                <c:pt idx="13">
                  <c:v>2326.775816318316</c:v>
                </c:pt>
                <c:pt idx="14">
                  <c:v>2377.639419721303</c:v>
                </c:pt>
                <c:pt idx="15">
                  <c:v>3014.627550043021</c:v>
                </c:pt>
                <c:pt idx="16">
                  <c:v>4552.654585920698</c:v>
                </c:pt>
                <c:pt idx="17">
                  <c:v>4021.853707171492</c:v>
                </c:pt>
                <c:pt idx="18">
                  <c:v>3180.780768570833</c:v>
                </c:pt>
                <c:pt idx="19">
                  <c:v>4113.404092697428</c:v>
                </c:pt>
                <c:pt idx="20">
                  <c:v>2902.911468716545</c:v>
                </c:pt>
                <c:pt idx="21">
                  <c:v>2326.775816318316</c:v>
                </c:pt>
                <c:pt idx="22">
                  <c:v>1536.621547421108</c:v>
                </c:pt>
                <c:pt idx="23">
                  <c:v>1006.491743231172</c:v>
                </c:pt>
              </c:numCache>
            </c:numRef>
          </c:val>
          <c:smooth val="0"/>
          <c:extLst xmlns:c16r2="http://schemas.microsoft.com/office/drawing/2015/06/chart">
            <c:ext xmlns:c16="http://schemas.microsoft.com/office/drawing/2014/chart" uri="{C3380CC4-5D6E-409C-BE32-E72D297353CC}">
              <c16:uniqueId val="{00000005-2D50-4876-9044-0798063DD06D}"/>
            </c:ext>
          </c:extLst>
        </c:ser>
        <c:ser>
          <c:idx val="6"/>
          <c:order val="6"/>
          <c:tx>
            <c:strRef>
              <c:f>Time_Speed!$A$9</c:f>
              <c:strCache>
                <c:ptCount val="1"/>
                <c:pt idx="0">
                  <c:v>Scenario_6</c:v>
                </c:pt>
              </c:strCache>
            </c:strRef>
          </c:tx>
          <c:spPr>
            <a:ln w="28575" cap="rnd">
              <a:solidFill>
                <a:schemeClr val="accent1">
                  <a:lumMod val="60000"/>
                </a:schemeClr>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Time_Speed!$AZ$9:$BW$9</c:f>
              <c:numCache>
                <c:formatCode>0.00</c:formatCode>
                <c:ptCount val="24"/>
                <c:pt idx="0">
                  <c:v>332.1957621495601</c:v>
                </c:pt>
                <c:pt idx="1">
                  <c:v>94.9125958631501</c:v>
                </c:pt>
                <c:pt idx="2">
                  <c:v>379.6537154017982</c:v>
                </c:pt>
                <c:pt idx="3">
                  <c:v>47.45629633233894</c:v>
                </c:pt>
                <c:pt idx="4">
                  <c:v>47.45629633233894</c:v>
                </c:pt>
                <c:pt idx="5">
                  <c:v>474.5731385308229</c:v>
                </c:pt>
                <c:pt idx="6">
                  <c:v>1350.636099776885</c:v>
                </c:pt>
                <c:pt idx="7">
                  <c:v>4111.807259708355</c:v>
                </c:pt>
                <c:pt idx="8">
                  <c:v>1735.217962892684</c:v>
                </c:pt>
                <c:pt idx="9">
                  <c:v>1522.027085710816</c:v>
                </c:pt>
                <c:pt idx="10">
                  <c:v>1860.006580680787</c:v>
                </c:pt>
                <c:pt idx="11">
                  <c:v>1957.535798478703</c:v>
                </c:pt>
                <c:pt idx="12">
                  <c:v>2506.54255319874</c:v>
                </c:pt>
                <c:pt idx="13">
                  <c:v>2303.9153181708</c:v>
                </c:pt>
                <c:pt idx="14">
                  <c:v>2354.196702837282</c:v>
                </c:pt>
                <c:pt idx="15">
                  <c:v>2910.725036461312</c:v>
                </c:pt>
                <c:pt idx="16">
                  <c:v>4369.212527272016</c:v>
                </c:pt>
                <c:pt idx="17">
                  <c:v>3869.017451798278</c:v>
                </c:pt>
                <c:pt idx="18">
                  <c:v>3146.822335385607</c:v>
                </c:pt>
                <c:pt idx="19">
                  <c:v>4063.187160510426</c:v>
                </c:pt>
                <c:pt idx="20">
                  <c:v>2872.908687657898</c:v>
                </c:pt>
                <c:pt idx="21">
                  <c:v>2303.9153181708</c:v>
                </c:pt>
                <c:pt idx="22">
                  <c:v>1522.027085710816</c:v>
                </c:pt>
                <c:pt idx="23">
                  <c:v>996.9991102835044</c:v>
                </c:pt>
              </c:numCache>
            </c:numRef>
          </c:val>
          <c:smooth val="0"/>
          <c:extLst xmlns:c16r2="http://schemas.microsoft.com/office/drawing/2015/06/chart">
            <c:ext xmlns:c16="http://schemas.microsoft.com/office/drawing/2014/chart" uri="{C3380CC4-5D6E-409C-BE32-E72D297353CC}">
              <c16:uniqueId val="{00000006-2D50-4876-9044-0798063DD06D}"/>
            </c:ext>
          </c:extLst>
        </c:ser>
        <c:ser>
          <c:idx val="7"/>
          <c:order val="7"/>
          <c:tx>
            <c:strRef>
              <c:f>Time_Speed!$A$10</c:f>
              <c:strCache>
                <c:ptCount val="1"/>
                <c:pt idx="0">
                  <c:v>Scenario_7</c:v>
                </c:pt>
              </c:strCache>
            </c:strRef>
          </c:tx>
          <c:spPr>
            <a:ln w="28575" cap="rnd">
              <a:solidFill>
                <a:schemeClr val="accent2">
                  <a:lumMod val="60000"/>
                </a:schemeClr>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Time_Speed!$AZ$10:$BW$10</c:f>
              <c:numCache>
                <c:formatCode>0.00</c:formatCode>
                <c:ptCount val="24"/>
                <c:pt idx="0">
                  <c:v>328.5812783409076</c:v>
                </c:pt>
                <c:pt idx="1">
                  <c:v>93.87990630843029</c:v>
                </c:pt>
                <c:pt idx="2">
                  <c:v>375.5228188240628</c:v>
                </c:pt>
                <c:pt idx="3">
                  <c:v>46.9399516641801</c:v>
                </c:pt>
                <c:pt idx="4">
                  <c:v>46.9399516641801</c:v>
                </c:pt>
                <c:pt idx="5">
                  <c:v>469.4092680133252</c:v>
                </c:pt>
                <c:pt idx="6">
                  <c:v>1289.773113446418</c:v>
                </c:pt>
                <c:pt idx="7">
                  <c:v>3890.297608668809</c:v>
                </c:pt>
                <c:pt idx="8">
                  <c:v>1656.544111973225</c:v>
                </c:pt>
                <c:pt idx="9">
                  <c:v>1505.361859538841</c:v>
                </c:pt>
                <c:pt idx="10">
                  <c:v>1839.486788666305</c:v>
                </c:pt>
                <c:pt idx="11">
                  <c:v>1935.874696598214</c:v>
                </c:pt>
                <c:pt idx="12">
                  <c:v>2478.081415017567</c:v>
                </c:pt>
                <c:pt idx="13">
                  <c:v>2278.050973255338</c:v>
                </c:pt>
                <c:pt idx="14">
                  <c:v>2327.698747356759</c:v>
                </c:pt>
                <c:pt idx="15">
                  <c:v>2771.117785855345</c:v>
                </c:pt>
                <c:pt idx="16">
                  <c:v>4127.053364747708</c:v>
                </c:pt>
                <c:pt idx="17">
                  <c:v>3665.987314348392</c:v>
                </c:pt>
                <c:pt idx="18">
                  <c:v>3109.226002356147</c:v>
                </c:pt>
                <c:pt idx="19">
                  <c:v>4009.356067844387</c:v>
                </c:pt>
                <c:pt idx="20">
                  <c:v>2839.414666973223</c:v>
                </c:pt>
                <c:pt idx="21">
                  <c:v>2278.050973255338</c:v>
                </c:pt>
                <c:pt idx="22">
                  <c:v>1505.361859538841</c:v>
                </c:pt>
                <c:pt idx="23">
                  <c:v>986.1385651153834</c:v>
                </c:pt>
              </c:numCache>
            </c:numRef>
          </c:val>
          <c:smooth val="0"/>
          <c:extLst xmlns:c16r2="http://schemas.microsoft.com/office/drawing/2015/06/chart">
            <c:ext xmlns:c16="http://schemas.microsoft.com/office/drawing/2014/chart" uri="{C3380CC4-5D6E-409C-BE32-E72D297353CC}">
              <c16:uniqueId val="{00000007-2D50-4876-9044-0798063DD06D}"/>
            </c:ext>
          </c:extLst>
        </c:ser>
        <c:ser>
          <c:idx val="8"/>
          <c:order val="8"/>
          <c:tx>
            <c:strRef>
              <c:f>Time_Speed!$A$11</c:f>
              <c:strCache>
                <c:ptCount val="1"/>
                <c:pt idx="0">
                  <c:v>Scenario_8</c:v>
                </c:pt>
              </c:strCache>
            </c:strRef>
          </c:tx>
          <c:spPr>
            <a:ln w="28575" cap="rnd">
              <a:solidFill>
                <a:schemeClr val="accent3">
                  <a:lumMod val="60000"/>
                </a:schemeClr>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Time_Speed!$AZ$11:$BW$11</c:f>
              <c:numCache>
                <c:formatCode>0.00</c:formatCode>
                <c:ptCount val="24"/>
                <c:pt idx="0">
                  <c:v>325.7150058833678</c:v>
                </c:pt>
                <c:pt idx="1">
                  <c:v>93.06098565203075</c:v>
                </c:pt>
                <c:pt idx="2">
                  <c:v>372.2470377202119</c:v>
                </c:pt>
                <c:pt idx="3">
                  <c:v>46.53049130910511</c:v>
                </c:pt>
                <c:pt idx="4">
                  <c:v>46.53049130910511</c:v>
                </c:pt>
                <c:pt idx="5">
                  <c:v>465.3143635152711</c:v>
                </c:pt>
                <c:pt idx="6">
                  <c:v>1252.664190134444</c:v>
                </c:pt>
                <c:pt idx="7">
                  <c:v>3755.728877921988</c:v>
                </c:pt>
                <c:pt idx="8">
                  <c:v>1608.582153865654</c:v>
                </c:pt>
                <c:pt idx="9">
                  <c:v>1492.157842166215</c:v>
                </c:pt>
                <c:pt idx="10">
                  <c:v>1823.24548558792</c:v>
                </c:pt>
                <c:pt idx="11">
                  <c:v>1918.737101346598</c:v>
                </c:pt>
                <c:pt idx="12">
                  <c:v>2455.641791255236</c:v>
                </c:pt>
                <c:pt idx="13">
                  <c:v>2257.627723203185</c:v>
                </c:pt>
                <c:pt idx="14">
                  <c:v>2306.78250739063</c:v>
                </c:pt>
                <c:pt idx="15">
                  <c:v>2686.111172429703</c:v>
                </c:pt>
                <c:pt idx="16">
                  <c:v>3980.050965357806</c:v>
                </c:pt>
                <c:pt idx="17">
                  <c:v>3542.584187360801</c:v>
                </c:pt>
                <c:pt idx="18">
                  <c:v>3079.779329695438</c:v>
                </c:pt>
                <c:pt idx="19">
                  <c:v>3967.720258729964</c:v>
                </c:pt>
                <c:pt idx="20">
                  <c:v>2813.098428687681</c:v>
                </c:pt>
                <c:pt idx="21">
                  <c:v>2257.627723203185</c:v>
                </c:pt>
                <c:pt idx="22">
                  <c:v>1492.157842166215</c:v>
                </c:pt>
                <c:pt idx="23">
                  <c:v>977.5275710706367</c:v>
                </c:pt>
              </c:numCache>
            </c:numRef>
          </c:val>
          <c:smooth val="0"/>
          <c:extLst xmlns:c16r2="http://schemas.microsoft.com/office/drawing/2015/06/chart">
            <c:ext xmlns:c16="http://schemas.microsoft.com/office/drawing/2014/chart" uri="{C3380CC4-5D6E-409C-BE32-E72D297353CC}">
              <c16:uniqueId val="{00000008-2D50-4876-9044-0798063DD06D}"/>
            </c:ext>
          </c:extLst>
        </c:ser>
        <c:dLbls>
          <c:showLegendKey val="0"/>
          <c:showVal val="0"/>
          <c:showCatName val="0"/>
          <c:showSerName val="0"/>
          <c:showPercent val="0"/>
          <c:showBubbleSize val="0"/>
        </c:dLbls>
        <c:smooth val="0"/>
        <c:axId val="1678471504"/>
        <c:axId val="1677955696"/>
      </c:lineChart>
      <c:catAx>
        <c:axId val="1678471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677955696"/>
        <c:crosses val="autoZero"/>
        <c:auto val="1"/>
        <c:lblAlgn val="ctr"/>
        <c:lblOffset val="100"/>
        <c:noMultiLvlLbl val="0"/>
      </c:catAx>
      <c:valAx>
        <c:axId val="1677955696"/>
        <c:scaling>
          <c:orientation val="minMax"/>
          <c:max val="9000.0"/>
          <c:min val="0.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678471504"/>
        <c:crosses val="autoZero"/>
        <c:crossBetween val="between"/>
        <c:dispUnits>
          <c:builtInUnit val="thousands"/>
          <c:dispUnitsLbl>
            <c:layout>
              <c:manualLayout>
                <c:xMode val="edge"/>
                <c:yMode val="edge"/>
                <c:x val="0.0102652668416448"/>
                <c:y val="0.212701224846894"/>
              </c:manualLayout>
            </c:layout>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a:t>VHT (Thousands)</a:t>
                  </a:r>
                </a:p>
              </c:rich>
            </c:tx>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dispUnitsLbl>
        </c:dispUnits>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latin typeface="+mn-lt"/>
        </a:defRPr>
      </a:pPr>
      <a:endParaRPr lang="en-US"/>
    </a:p>
  </c:txPr>
  <c:externalData r:id="rId3">
    <c:autoUpdate val="0"/>
  </c:externalData>
  <c:userShapes r:id="rId4"/>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876700497653158"/>
          <c:y val="0.0454926971533162"/>
          <c:w val="0.890761326113737"/>
          <c:h val="0.755689835945472"/>
        </c:manualLayout>
      </c:layout>
      <c:lineChart>
        <c:grouping val="standard"/>
        <c:varyColors val="0"/>
        <c:ser>
          <c:idx val="0"/>
          <c:order val="0"/>
          <c:tx>
            <c:strRef>
              <c:f>Time_Speed!$A$3</c:f>
              <c:strCache>
                <c:ptCount val="1"/>
                <c:pt idx="0">
                  <c:v>Base</c:v>
                </c:pt>
              </c:strCache>
            </c:strRef>
          </c:tx>
          <c:spPr>
            <a:ln w="28575" cap="rnd">
              <a:solidFill>
                <a:schemeClr val="accent1"/>
              </a:solidFill>
              <a:round/>
            </a:ln>
            <a:effectLst/>
          </c:spPr>
          <c:marker>
            <c:symbol val="none"/>
          </c:marker>
          <c:dLbls>
            <c:dLbl>
              <c:idx val="7"/>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F125-4E72-A3E0-BF3D2B1B307B}"/>
                </c:ext>
                <c:ext xmlns:c15="http://schemas.microsoft.com/office/drawing/2012/chart" uri="{CE6537A1-D6FC-4f65-9D91-7224C49458BB}"/>
              </c:extLst>
            </c:dLbl>
            <c:dLbl>
              <c:idx val="16"/>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F125-4E72-A3E0-BF3D2B1B307B}"/>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Time_Speed!$AZ$35:$BW$35</c:f>
              <c:numCache>
                <c:formatCode>0.00</c:formatCode>
                <c:ptCount val="24"/>
                <c:pt idx="0">
                  <c:v>381.8344672302993</c:v>
                </c:pt>
                <c:pt idx="1">
                  <c:v>109.0951536674907</c:v>
                </c:pt>
                <c:pt idx="2">
                  <c:v>436.3834707772189</c:v>
                </c:pt>
                <c:pt idx="3">
                  <c:v>54.54757560177075</c:v>
                </c:pt>
                <c:pt idx="4">
                  <c:v>54.54757560177075</c:v>
                </c:pt>
                <c:pt idx="5">
                  <c:v>545.4844662004775</c:v>
                </c:pt>
                <c:pt idx="6">
                  <c:v>1748.458015948185</c:v>
                </c:pt>
                <c:pt idx="7">
                  <c:v>5343.269883953463</c:v>
                </c:pt>
                <c:pt idx="8">
                  <c:v>2246.586336014516</c:v>
                </c:pt>
                <c:pt idx="9">
                  <c:v>1748.458015948185</c:v>
                </c:pt>
                <c:pt idx="10">
                  <c:v>2135.248894260023</c:v>
                </c:pt>
                <c:pt idx="11">
                  <c:v>2246.586336014516</c:v>
                </c:pt>
                <c:pt idx="12">
                  <c:v>2869.736804590691</c:v>
                </c:pt>
                <c:pt idx="13">
                  <c:v>2640.575730650695</c:v>
                </c:pt>
                <c:pt idx="14">
                  <c:v>2697.544317527206</c:v>
                </c:pt>
                <c:pt idx="15">
                  <c:v>3772.806795816619</c:v>
                </c:pt>
                <c:pt idx="16">
                  <c:v>5681.56605423983</c:v>
                </c:pt>
                <c:pt idx="17">
                  <c:v>5024.73122746573</c:v>
                </c:pt>
                <c:pt idx="18">
                  <c:v>3584.984029348435</c:v>
                </c:pt>
                <c:pt idx="19">
                  <c:v>4578.4630343422</c:v>
                </c:pt>
                <c:pt idx="20">
                  <c:v>3280.853889859772</c:v>
                </c:pt>
                <c:pt idx="21">
                  <c:v>2640.575730650695</c:v>
                </c:pt>
                <c:pt idx="22">
                  <c:v>1748.458015948185</c:v>
                </c:pt>
                <c:pt idx="23">
                  <c:v>1145.856325363713</c:v>
                </c:pt>
              </c:numCache>
            </c:numRef>
          </c:val>
          <c:smooth val="0"/>
          <c:extLst xmlns:c16r2="http://schemas.microsoft.com/office/drawing/2015/06/chart">
            <c:ext xmlns:c16="http://schemas.microsoft.com/office/drawing/2014/chart" uri="{C3380CC4-5D6E-409C-BE32-E72D297353CC}">
              <c16:uniqueId val="{00000000-A75F-46DB-8ABC-D5CEC745EA32}"/>
            </c:ext>
          </c:extLst>
        </c:ser>
        <c:ser>
          <c:idx val="1"/>
          <c:order val="1"/>
          <c:tx>
            <c:strRef>
              <c:f>Time_Speed!$A$4</c:f>
              <c:strCache>
                <c:ptCount val="1"/>
                <c:pt idx="0">
                  <c:v>Scenario_1</c:v>
                </c:pt>
              </c:strCache>
            </c:strRef>
          </c:tx>
          <c:spPr>
            <a:ln w="28575" cap="rnd">
              <a:solidFill>
                <a:schemeClr val="accent2"/>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Time_Speed!$AZ$36:$BW$36</c:f>
              <c:numCache>
                <c:formatCode>0.00</c:formatCode>
                <c:ptCount val="24"/>
                <c:pt idx="0">
                  <c:v>360.7022935631722</c:v>
                </c:pt>
                <c:pt idx="1">
                  <c:v>103.057455857649</c:v>
                </c:pt>
                <c:pt idx="2">
                  <c:v>412.232224228442</c:v>
                </c:pt>
                <c:pt idx="3">
                  <c:v>51.5287267236413</c:v>
                </c:pt>
                <c:pt idx="4">
                  <c:v>51.5287267236413</c:v>
                </c:pt>
                <c:pt idx="5">
                  <c:v>515.2945882894684</c:v>
                </c:pt>
                <c:pt idx="6">
                  <c:v>1587.192133630499</c:v>
                </c:pt>
                <c:pt idx="7">
                  <c:v>4764.15713971108</c:v>
                </c:pt>
                <c:pt idx="8">
                  <c:v>2038.231365589476</c:v>
                </c:pt>
                <c:pt idx="9">
                  <c:v>1651.387758377341</c:v>
                </c:pt>
                <c:pt idx="10">
                  <c:v>2016.257824791117</c:v>
                </c:pt>
                <c:pt idx="11">
                  <c:v>2121.20076843256</c:v>
                </c:pt>
                <c:pt idx="12">
                  <c:v>2707.464037658938</c:v>
                </c:pt>
                <c:pt idx="13">
                  <c:v>2492.123984463164</c:v>
                </c:pt>
                <c:pt idx="14">
                  <c:v>2545.688516295103</c:v>
                </c:pt>
                <c:pt idx="15">
                  <c:v>3404.714666985064</c:v>
                </c:pt>
                <c:pt idx="16">
                  <c:v>5049.616981939751</c:v>
                </c:pt>
                <c:pt idx="17">
                  <c:v>4492.958048177084</c:v>
                </c:pt>
                <c:pt idx="18">
                  <c:v>3376.830633929776</c:v>
                </c:pt>
                <c:pt idx="19">
                  <c:v>4297.13967393439</c:v>
                </c:pt>
                <c:pt idx="20">
                  <c:v>3092.789683653521</c:v>
                </c:pt>
                <c:pt idx="21">
                  <c:v>2492.123984463164</c:v>
                </c:pt>
                <c:pt idx="22">
                  <c:v>1651.387758377341</c:v>
                </c:pt>
                <c:pt idx="23">
                  <c:v>1082.403651386795</c:v>
                </c:pt>
              </c:numCache>
            </c:numRef>
          </c:val>
          <c:smooth val="0"/>
          <c:extLst xmlns:c16r2="http://schemas.microsoft.com/office/drawing/2015/06/chart">
            <c:ext xmlns:c16="http://schemas.microsoft.com/office/drawing/2014/chart" uri="{C3380CC4-5D6E-409C-BE32-E72D297353CC}">
              <c16:uniqueId val="{00000001-A75F-46DB-8ABC-D5CEC745EA32}"/>
            </c:ext>
          </c:extLst>
        </c:ser>
        <c:ser>
          <c:idx val="2"/>
          <c:order val="2"/>
          <c:tx>
            <c:strRef>
              <c:f>Time_Speed!$A$5</c:f>
              <c:strCache>
                <c:ptCount val="1"/>
                <c:pt idx="0">
                  <c:v>Scenario_2</c:v>
                </c:pt>
              </c:strCache>
            </c:strRef>
          </c:tx>
          <c:spPr>
            <a:ln w="28575" cap="rnd">
              <a:solidFill>
                <a:schemeClr val="accent3"/>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Time_Speed!$AZ$37:$BW$37</c:f>
              <c:numCache>
                <c:formatCode>0.00</c:formatCode>
                <c:ptCount val="24"/>
                <c:pt idx="0">
                  <c:v>355.2179034859307</c:v>
                </c:pt>
                <c:pt idx="1">
                  <c:v>101.4904990464794</c:v>
                </c:pt>
                <c:pt idx="2">
                  <c:v>405.9643152655703</c:v>
                </c:pt>
                <c:pt idx="3">
                  <c:v>50.74524844984887</c:v>
                </c:pt>
                <c:pt idx="4">
                  <c:v>50.74524844984887</c:v>
                </c:pt>
                <c:pt idx="5">
                  <c:v>507.4595544500987</c:v>
                </c:pt>
                <c:pt idx="6">
                  <c:v>1537.726295860224</c:v>
                </c:pt>
                <c:pt idx="7">
                  <c:v>4593.12241162005</c:v>
                </c:pt>
                <c:pt idx="8">
                  <c:v>1974.409331695478</c:v>
                </c:pt>
                <c:pt idx="9">
                  <c:v>1626.23220337146</c:v>
                </c:pt>
                <c:pt idx="10">
                  <c:v>1985.47563580946</c:v>
                </c:pt>
                <c:pt idx="11">
                  <c:v>2088.787268855688</c:v>
                </c:pt>
                <c:pt idx="12">
                  <c:v>2665.768553333815</c:v>
                </c:pt>
                <c:pt idx="13">
                  <c:v>2453.87726503895</c:v>
                </c:pt>
                <c:pt idx="14">
                  <c:v>2506.58883955047</c:v>
                </c:pt>
                <c:pt idx="15">
                  <c:v>3293.356132333382</c:v>
                </c:pt>
                <c:pt idx="16">
                  <c:v>4864.18561215973</c:v>
                </c:pt>
                <c:pt idx="17">
                  <c:v>4335.069587882756</c:v>
                </c:pt>
                <c:pt idx="18">
                  <c:v>3323.992071920425</c:v>
                </c:pt>
                <c:pt idx="19">
                  <c:v>4227.5190195568</c:v>
                </c:pt>
                <c:pt idx="20">
                  <c:v>3044.769433866357</c:v>
                </c:pt>
                <c:pt idx="21">
                  <c:v>2453.87726503895</c:v>
                </c:pt>
                <c:pt idx="22">
                  <c:v>1626.23220337146</c:v>
                </c:pt>
                <c:pt idx="23">
                  <c:v>1065.940353023648</c:v>
                </c:pt>
              </c:numCache>
            </c:numRef>
          </c:val>
          <c:smooth val="0"/>
          <c:extLst xmlns:c16r2="http://schemas.microsoft.com/office/drawing/2015/06/chart">
            <c:ext xmlns:c16="http://schemas.microsoft.com/office/drawing/2014/chart" uri="{C3380CC4-5D6E-409C-BE32-E72D297353CC}">
              <c16:uniqueId val="{00000002-A75F-46DB-8ABC-D5CEC745EA32}"/>
            </c:ext>
          </c:extLst>
        </c:ser>
        <c:ser>
          <c:idx val="3"/>
          <c:order val="3"/>
          <c:tx>
            <c:strRef>
              <c:f>Time_Speed!$A$6</c:f>
              <c:strCache>
                <c:ptCount val="1"/>
                <c:pt idx="0">
                  <c:v>Scenario_3</c:v>
                </c:pt>
              </c:strCache>
            </c:strRef>
          </c:tx>
          <c:spPr>
            <a:ln w="28575" cap="rnd">
              <a:solidFill>
                <a:schemeClr val="accent4"/>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Time_Speed!$AZ$38:$BW$38</c:f>
              <c:numCache>
                <c:formatCode>0.00</c:formatCode>
                <c:ptCount val="24"/>
                <c:pt idx="0">
                  <c:v>352.1029981422864</c:v>
                </c:pt>
                <c:pt idx="1">
                  <c:v>100.6005431205726</c:v>
                </c:pt>
                <c:pt idx="2">
                  <c:v>402.4043749505871</c:v>
                </c:pt>
                <c:pt idx="3">
                  <c:v>50.30027051365543</c:v>
                </c:pt>
                <c:pt idx="4">
                  <c:v>50.30027051365543</c:v>
                </c:pt>
                <c:pt idx="5">
                  <c:v>503.0094178530516</c:v>
                </c:pt>
                <c:pt idx="6">
                  <c:v>1505.773602552784</c:v>
                </c:pt>
                <c:pt idx="7">
                  <c:v>4475.400303317791</c:v>
                </c:pt>
                <c:pt idx="8">
                  <c:v>1933.084461904803</c:v>
                </c:pt>
                <c:pt idx="9">
                  <c:v>1611.872852503923</c:v>
                </c:pt>
                <c:pt idx="10">
                  <c:v>1967.79867536849</c:v>
                </c:pt>
                <c:pt idx="11">
                  <c:v>2070.128642873025</c:v>
                </c:pt>
                <c:pt idx="12">
                  <c:v>2641.269332929064</c:v>
                </c:pt>
                <c:pt idx="13">
                  <c:v>2431.606636397115</c:v>
                </c:pt>
                <c:pt idx="14">
                  <c:v>2483.77422389336</c:v>
                </c:pt>
                <c:pt idx="15">
                  <c:v>3219.757044086286</c:v>
                </c:pt>
                <c:pt idx="16">
                  <c:v>4735.254304343642</c:v>
                </c:pt>
                <c:pt idx="17">
                  <c:v>4227.365347389433</c:v>
                </c:pt>
                <c:pt idx="18">
                  <c:v>3291.711701305347</c:v>
                </c:pt>
                <c:pt idx="19">
                  <c:v>4181.414684554473</c:v>
                </c:pt>
                <c:pt idx="20">
                  <c:v>3015.993233538456</c:v>
                </c:pt>
                <c:pt idx="21">
                  <c:v>2431.606636397115</c:v>
                </c:pt>
                <c:pt idx="22">
                  <c:v>1611.872852503923</c:v>
                </c:pt>
                <c:pt idx="23">
                  <c:v>1056.581204728316</c:v>
                </c:pt>
              </c:numCache>
            </c:numRef>
          </c:val>
          <c:smooth val="0"/>
          <c:extLst xmlns:c16r2="http://schemas.microsoft.com/office/drawing/2015/06/chart">
            <c:ext xmlns:c16="http://schemas.microsoft.com/office/drawing/2014/chart" uri="{C3380CC4-5D6E-409C-BE32-E72D297353CC}">
              <c16:uniqueId val="{00000003-A75F-46DB-8ABC-D5CEC745EA32}"/>
            </c:ext>
          </c:extLst>
        </c:ser>
        <c:ser>
          <c:idx val="4"/>
          <c:order val="4"/>
          <c:tx>
            <c:strRef>
              <c:f>Time_Speed!$A$7</c:f>
              <c:strCache>
                <c:ptCount val="1"/>
                <c:pt idx="0">
                  <c:v>Scenario_4</c:v>
                </c:pt>
              </c:strCache>
            </c:strRef>
          </c:tx>
          <c:spPr>
            <a:ln w="28575" cap="rnd">
              <a:solidFill>
                <a:schemeClr val="accent5"/>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Time_Speed!$AZ$39:$BW$39</c:f>
              <c:numCache>
                <c:formatCode>0.00</c:formatCode>
                <c:ptCount val="24"/>
                <c:pt idx="0">
                  <c:v>346.7317413137758</c:v>
                </c:pt>
                <c:pt idx="1">
                  <c:v>99.06591613986672</c:v>
                </c:pt>
                <c:pt idx="2">
                  <c:v>396.2657436433087</c:v>
                </c:pt>
                <c:pt idx="3">
                  <c:v>49.53295710078901</c:v>
                </c:pt>
                <c:pt idx="4">
                  <c:v>49.53295710078901</c:v>
                </c:pt>
                <c:pt idx="5">
                  <c:v>495.3359064684086</c:v>
                </c:pt>
                <c:pt idx="6">
                  <c:v>1437.779512107647</c:v>
                </c:pt>
                <c:pt idx="7">
                  <c:v>4240.63083995585</c:v>
                </c:pt>
                <c:pt idx="8">
                  <c:v>1845.36358624025</c:v>
                </c:pt>
                <c:pt idx="9">
                  <c:v>1587.192133630499</c:v>
                </c:pt>
                <c:pt idx="10">
                  <c:v>1937.532799110185</c:v>
                </c:pt>
                <c:pt idx="11">
                  <c:v>2038.231365589476</c:v>
                </c:pt>
                <c:pt idx="12">
                  <c:v>2599.933528411568</c:v>
                </c:pt>
                <c:pt idx="13">
                  <c:v>2393.81354738347</c:v>
                </c:pt>
                <c:pt idx="14">
                  <c:v>2445.109342996077</c:v>
                </c:pt>
                <c:pt idx="15">
                  <c:v>3066.71337924935</c:v>
                </c:pt>
                <c:pt idx="16">
                  <c:v>4480.62545127874</c:v>
                </c:pt>
                <c:pt idx="17">
                  <c:v>4010.574394722237</c:v>
                </c:pt>
                <c:pt idx="18">
                  <c:v>3238.50951651809</c:v>
                </c:pt>
                <c:pt idx="19">
                  <c:v>4109.120440938202</c:v>
                </c:pt>
                <c:pt idx="20">
                  <c:v>2967.986953821873</c:v>
                </c:pt>
                <c:pt idx="21">
                  <c:v>2393.81354738347</c:v>
                </c:pt>
                <c:pt idx="22">
                  <c:v>1587.192133630499</c:v>
                </c:pt>
                <c:pt idx="23">
                  <c:v>1040.452203766095</c:v>
                </c:pt>
              </c:numCache>
            </c:numRef>
          </c:val>
          <c:smooth val="0"/>
          <c:extLst xmlns:c16r2="http://schemas.microsoft.com/office/drawing/2015/06/chart">
            <c:ext xmlns:c16="http://schemas.microsoft.com/office/drawing/2014/chart" uri="{C3380CC4-5D6E-409C-BE32-E72D297353CC}">
              <c16:uniqueId val="{00000004-A75F-46DB-8ABC-D5CEC745EA32}"/>
            </c:ext>
          </c:extLst>
        </c:ser>
        <c:ser>
          <c:idx val="5"/>
          <c:order val="5"/>
          <c:tx>
            <c:strRef>
              <c:f>Time_Speed!$A$8</c:f>
              <c:strCache>
                <c:ptCount val="1"/>
                <c:pt idx="0">
                  <c:v>Scenario_5</c:v>
                </c:pt>
              </c:strCache>
            </c:strRef>
          </c:tx>
          <c:spPr>
            <a:ln w="28575" cap="rnd">
              <a:solidFill>
                <a:schemeClr val="accent6"/>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Time_Speed!$AZ$40:$BW$40</c:f>
              <c:numCache>
                <c:formatCode>0.00</c:formatCode>
                <c:ptCount val="24"/>
                <c:pt idx="0">
                  <c:v>339.7690935703926</c:v>
                </c:pt>
                <c:pt idx="1">
                  <c:v>97.07660521616887</c:v>
                </c:pt>
                <c:pt idx="2">
                  <c:v>388.3083828375675</c:v>
                </c:pt>
                <c:pt idx="3">
                  <c:v>48.53830167283225</c:v>
                </c:pt>
                <c:pt idx="4">
                  <c:v>48.53830167283225</c:v>
                </c:pt>
                <c:pt idx="5">
                  <c:v>485.3889943361734</c:v>
                </c:pt>
                <c:pt idx="6">
                  <c:v>1396.52635699997</c:v>
                </c:pt>
                <c:pt idx="7">
                  <c:v>4100.717621640713</c:v>
                </c:pt>
                <c:pt idx="8">
                  <c:v>1792.173965141446</c:v>
                </c:pt>
                <c:pt idx="9">
                  <c:v>1555.242730102223</c:v>
                </c:pt>
                <c:pt idx="10">
                  <c:v>1898.417414743178</c:v>
                </c:pt>
                <c:pt idx="11">
                  <c:v>1997.03467787911</c:v>
                </c:pt>
                <c:pt idx="12">
                  <c:v>2546.84685896675</c:v>
                </c:pt>
                <c:pt idx="13">
                  <c:v>2345.155570406097</c:v>
                </c:pt>
                <c:pt idx="14">
                  <c:v>2395.35739331165</c:v>
                </c:pt>
                <c:pt idx="15">
                  <c:v>2974.472473620442</c:v>
                </c:pt>
                <c:pt idx="16">
                  <c:v>4329.281220613605</c:v>
                </c:pt>
                <c:pt idx="17">
                  <c:v>3881.064186012574</c:v>
                </c:pt>
                <c:pt idx="18">
                  <c:v>3170.886146880835</c:v>
                </c:pt>
                <c:pt idx="19">
                  <c:v>4019.346112445788</c:v>
                </c:pt>
                <c:pt idx="20">
                  <c:v>2906.736345540144</c:v>
                </c:pt>
                <c:pt idx="21">
                  <c:v>2345.155570406097</c:v>
                </c:pt>
                <c:pt idx="22">
                  <c:v>1555.242730102223</c:v>
                </c:pt>
                <c:pt idx="23">
                  <c:v>1019.549783127923</c:v>
                </c:pt>
              </c:numCache>
            </c:numRef>
          </c:val>
          <c:smooth val="0"/>
          <c:extLst xmlns:c16r2="http://schemas.microsoft.com/office/drawing/2015/06/chart">
            <c:ext xmlns:c16="http://schemas.microsoft.com/office/drawing/2014/chart" uri="{C3380CC4-5D6E-409C-BE32-E72D297353CC}">
              <c16:uniqueId val="{00000005-A75F-46DB-8ABC-D5CEC745EA32}"/>
            </c:ext>
          </c:extLst>
        </c:ser>
        <c:ser>
          <c:idx val="6"/>
          <c:order val="6"/>
          <c:tx>
            <c:strRef>
              <c:f>Time_Speed!$A$9</c:f>
              <c:strCache>
                <c:ptCount val="1"/>
                <c:pt idx="0">
                  <c:v>Scenario_6</c:v>
                </c:pt>
              </c:strCache>
            </c:strRef>
          </c:tx>
          <c:spPr>
            <a:ln w="28575" cap="rnd">
              <a:solidFill>
                <a:schemeClr val="accent1">
                  <a:lumMod val="60000"/>
                </a:schemeClr>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Time_Speed!$AZ$41:$BW$41</c:f>
              <c:numCache>
                <c:formatCode>0.00</c:formatCode>
                <c:ptCount val="24"/>
                <c:pt idx="0">
                  <c:v>335.9557076415305</c:v>
                </c:pt>
                <c:pt idx="1">
                  <c:v>95.98707822438581</c:v>
                </c:pt>
                <c:pt idx="2">
                  <c:v>383.9501932629672</c:v>
                </c:pt>
                <c:pt idx="3">
                  <c:v>47.99353826871274</c:v>
                </c:pt>
                <c:pt idx="4">
                  <c:v>47.99353826871274</c:v>
                </c:pt>
                <c:pt idx="5">
                  <c:v>479.9411097245526</c:v>
                </c:pt>
                <c:pt idx="6">
                  <c:v>1348.630115813415</c:v>
                </c:pt>
                <c:pt idx="7">
                  <c:v>3936.705512473581</c:v>
                </c:pt>
                <c:pt idx="8">
                  <c:v>1730.398173647973</c:v>
                </c:pt>
                <c:pt idx="9">
                  <c:v>1537.726295860224</c:v>
                </c:pt>
                <c:pt idx="10">
                  <c:v>1876.94576317838</c:v>
                </c:pt>
                <c:pt idx="11">
                  <c:v>1974.409331695478</c:v>
                </c:pt>
                <c:pt idx="12">
                  <c:v>2517.567317999978</c:v>
                </c:pt>
                <c:pt idx="13">
                  <c:v>2318.36902173464</c:v>
                </c:pt>
                <c:pt idx="14">
                  <c:v>2367.956804073325</c:v>
                </c:pt>
                <c:pt idx="15">
                  <c:v>2867.01018635688</c:v>
                </c:pt>
                <c:pt idx="16">
                  <c:v>4151.604616993752</c:v>
                </c:pt>
                <c:pt idx="17">
                  <c:v>3729.449777671731</c:v>
                </c:pt>
                <c:pt idx="18">
                  <c:v>3133.444809098336</c:v>
                </c:pt>
                <c:pt idx="19">
                  <c:v>3968.771891823264</c:v>
                </c:pt>
                <c:pt idx="20">
                  <c:v>2872.805483970812</c:v>
                </c:pt>
                <c:pt idx="21">
                  <c:v>2318.36902173464</c:v>
                </c:pt>
                <c:pt idx="22">
                  <c:v>1537.726295860224</c:v>
                </c:pt>
                <c:pt idx="23">
                  <c:v>1008.099526708008</c:v>
                </c:pt>
              </c:numCache>
            </c:numRef>
          </c:val>
          <c:smooth val="0"/>
          <c:extLst xmlns:c16r2="http://schemas.microsoft.com/office/drawing/2015/06/chart">
            <c:ext xmlns:c16="http://schemas.microsoft.com/office/drawing/2014/chart" uri="{C3380CC4-5D6E-409C-BE32-E72D297353CC}">
              <c16:uniqueId val="{00000006-A75F-46DB-8ABC-D5CEC745EA32}"/>
            </c:ext>
          </c:extLst>
        </c:ser>
        <c:ser>
          <c:idx val="7"/>
          <c:order val="7"/>
          <c:tx>
            <c:strRef>
              <c:f>Time_Speed!$A$10</c:f>
              <c:strCache>
                <c:ptCount val="1"/>
                <c:pt idx="0">
                  <c:v>Scenario_7</c:v>
                </c:pt>
              </c:strCache>
            </c:strRef>
          </c:tx>
          <c:spPr>
            <a:ln w="28575" cap="rnd">
              <a:solidFill>
                <a:schemeClr val="accent2">
                  <a:lumMod val="60000"/>
                </a:schemeClr>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Time_Speed!$AZ$42:$BW$42</c:f>
              <c:numCache>
                <c:formatCode>0.00</c:formatCode>
                <c:ptCount val="24"/>
                <c:pt idx="0">
                  <c:v>332.0966205678742</c:v>
                </c:pt>
                <c:pt idx="1">
                  <c:v>94.88449651134928</c:v>
                </c:pt>
                <c:pt idx="2">
                  <c:v>379.5397655321862</c:v>
                </c:pt>
                <c:pt idx="3">
                  <c:v>47.44224752835634</c:v>
                </c:pt>
                <c:pt idx="4">
                  <c:v>47.44224752835634</c:v>
                </c:pt>
                <c:pt idx="5">
                  <c:v>474.4278930427625</c:v>
                </c:pt>
                <c:pt idx="6">
                  <c:v>1282.482970375887</c:v>
                </c:pt>
                <c:pt idx="7">
                  <c:v>3723.680632931045</c:v>
                </c:pt>
                <c:pt idx="8">
                  <c:v>1645.261604080766</c:v>
                </c:pt>
                <c:pt idx="9">
                  <c:v>1519.981289097267</c:v>
                </c:pt>
                <c:pt idx="10">
                  <c:v>1855.166581464801</c:v>
                </c:pt>
                <c:pt idx="11">
                  <c:v>1951.448353779047</c:v>
                </c:pt>
                <c:pt idx="12">
                  <c:v>2487.725165567164</c:v>
                </c:pt>
                <c:pt idx="13">
                  <c:v>2291.119583452158</c:v>
                </c:pt>
                <c:pt idx="14">
                  <c:v>2340.07055479964</c:v>
                </c:pt>
                <c:pt idx="15">
                  <c:v>2721.742417383973</c:v>
                </c:pt>
                <c:pt idx="16">
                  <c:v>3923.069474851302</c:v>
                </c:pt>
                <c:pt idx="17">
                  <c:v>3530.740233709618</c:v>
                </c:pt>
                <c:pt idx="18">
                  <c:v>3094.843760105161</c:v>
                </c:pt>
                <c:pt idx="19">
                  <c:v>3915.697289599845</c:v>
                </c:pt>
                <c:pt idx="20">
                  <c:v>2838.069829271937</c:v>
                </c:pt>
                <c:pt idx="21">
                  <c:v>2291.119583452158</c:v>
                </c:pt>
                <c:pt idx="22">
                  <c:v>1519.981289097267</c:v>
                </c:pt>
                <c:pt idx="23">
                  <c:v>996.509798502553</c:v>
                </c:pt>
              </c:numCache>
            </c:numRef>
          </c:val>
          <c:smooth val="0"/>
          <c:extLst xmlns:c16r2="http://schemas.microsoft.com/office/drawing/2015/06/chart">
            <c:ext xmlns:c16="http://schemas.microsoft.com/office/drawing/2014/chart" uri="{C3380CC4-5D6E-409C-BE32-E72D297353CC}">
              <c16:uniqueId val="{00000007-A75F-46DB-8ABC-D5CEC745EA32}"/>
            </c:ext>
          </c:extLst>
        </c:ser>
        <c:ser>
          <c:idx val="8"/>
          <c:order val="8"/>
          <c:tx>
            <c:strRef>
              <c:f>Time_Speed!$A$11</c:f>
              <c:strCache>
                <c:ptCount val="1"/>
                <c:pt idx="0">
                  <c:v>Scenario_8</c:v>
                </c:pt>
              </c:strCache>
            </c:strRef>
          </c:tx>
          <c:spPr>
            <a:ln w="28575" cap="rnd">
              <a:solidFill>
                <a:schemeClr val="accent3">
                  <a:lumMod val="60000"/>
                </a:schemeClr>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Time_Speed!$AZ$43:$BW$43</c:f>
              <c:numCache>
                <c:formatCode>0.00</c:formatCode>
                <c:ptCount val="24"/>
                <c:pt idx="0">
                  <c:v>329.0047997694382</c:v>
                </c:pt>
                <c:pt idx="1">
                  <c:v>94.00112960257156</c:v>
                </c:pt>
                <c:pt idx="2">
                  <c:v>376.0062261199265</c:v>
                </c:pt>
                <c:pt idx="3">
                  <c:v>47.00056399613558</c:v>
                </c:pt>
                <c:pt idx="4">
                  <c:v>47.00056399613558</c:v>
                </c:pt>
                <c:pt idx="5">
                  <c:v>470.0108391622942</c:v>
                </c:pt>
                <c:pt idx="6">
                  <c:v>1244.411734751634</c:v>
                </c:pt>
                <c:pt idx="7">
                  <c:v>3600.285369373903</c:v>
                </c:pt>
                <c:pt idx="8">
                  <c:v>1596.250477982161</c:v>
                </c:pt>
                <c:pt idx="9">
                  <c:v>1505.773602552784</c:v>
                </c:pt>
                <c:pt idx="10">
                  <c:v>1837.74244305276</c:v>
                </c:pt>
                <c:pt idx="11">
                  <c:v>1933.084461904803</c:v>
                </c:pt>
                <c:pt idx="12">
                  <c:v>2463.92827040609</c:v>
                </c:pt>
                <c:pt idx="13">
                  <c:v>2269.358233334091</c:v>
                </c:pt>
                <c:pt idx="14">
                  <c:v>2317.806645596573</c:v>
                </c:pt>
                <c:pt idx="15">
                  <c:v>2637.949332141096</c:v>
                </c:pt>
                <c:pt idx="16">
                  <c:v>3790.55080278436</c:v>
                </c:pt>
                <c:pt idx="17">
                  <c:v>3415.748224764518</c:v>
                </c:pt>
                <c:pt idx="18">
                  <c:v>3064.289720880546</c:v>
                </c:pt>
                <c:pt idx="19">
                  <c:v>3874.189416352914</c:v>
                </c:pt>
                <c:pt idx="20">
                  <c:v>2810.50536196323</c:v>
                </c:pt>
                <c:pt idx="21">
                  <c:v>2269.358233334091</c:v>
                </c:pt>
                <c:pt idx="22">
                  <c:v>1505.773602552784</c:v>
                </c:pt>
                <c:pt idx="23">
                  <c:v>987.2254625794578</c:v>
                </c:pt>
              </c:numCache>
            </c:numRef>
          </c:val>
          <c:smooth val="0"/>
          <c:extLst xmlns:c16r2="http://schemas.microsoft.com/office/drawing/2015/06/chart">
            <c:ext xmlns:c16="http://schemas.microsoft.com/office/drawing/2014/chart" uri="{C3380CC4-5D6E-409C-BE32-E72D297353CC}">
              <c16:uniqueId val="{00000008-A75F-46DB-8ABC-D5CEC745EA32}"/>
            </c:ext>
          </c:extLst>
        </c:ser>
        <c:dLbls>
          <c:showLegendKey val="0"/>
          <c:showVal val="0"/>
          <c:showCatName val="0"/>
          <c:showSerName val="0"/>
          <c:showPercent val="0"/>
          <c:showBubbleSize val="0"/>
        </c:dLbls>
        <c:smooth val="0"/>
        <c:axId val="1708190560"/>
        <c:axId val="1708192336"/>
      </c:lineChart>
      <c:catAx>
        <c:axId val="1708190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708192336"/>
        <c:crosses val="autoZero"/>
        <c:auto val="1"/>
        <c:lblAlgn val="ctr"/>
        <c:lblOffset val="100"/>
        <c:noMultiLvlLbl val="0"/>
      </c:catAx>
      <c:valAx>
        <c:axId val="1708192336"/>
        <c:scaling>
          <c:orientation val="minMax"/>
          <c:max val="9000.0"/>
          <c:min val="0.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708190560"/>
        <c:crosses val="autoZero"/>
        <c:crossBetween val="between"/>
        <c:dispUnits>
          <c:builtInUnit val="thousands"/>
          <c:dispUnitsLbl>
            <c:layout>
              <c:manualLayout>
                <c:xMode val="edge"/>
                <c:yMode val="edge"/>
                <c:x val="0.017057217847769"/>
                <c:y val="0.198436679790026"/>
              </c:manualLayout>
            </c:layout>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b="0" i="0" u="none" strike="noStrike" baseline="0">
                      <a:effectLst/>
                    </a:rPr>
                    <a:t>VHT </a:t>
                  </a:r>
                  <a:r>
                    <a:rPr lang="en-US"/>
                    <a:t>(Thousands)</a:t>
                  </a:r>
                </a:p>
              </c:rich>
            </c:tx>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dispUnitsLbl>
        </c:dispUnits>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en-US"/>
    </a:p>
  </c:txPr>
  <c:externalData r:id="rId3">
    <c:autoUpdate val="0"/>
  </c:externalData>
  <c:userShapes r:id="rId4"/>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Time_Speed!$A$3</c:f>
              <c:strCache>
                <c:ptCount val="1"/>
                <c:pt idx="0">
                  <c:v>Base</c:v>
                </c:pt>
              </c:strCache>
            </c:strRef>
          </c:tx>
          <c:spPr>
            <a:ln w="28575" cap="rnd">
              <a:solidFill>
                <a:schemeClr val="accent1"/>
              </a:solidFill>
              <a:round/>
            </a:ln>
            <a:effectLst/>
          </c:spPr>
          <c:marker>
            <c:symbol val="none"/>
          </c:marker>
          <c:dLbls>
            <c:dLbl>
              <c:idx val="7"/>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9FA1-44C8-8D4C-08D18092B2E0}"/>
                </c:ext>
                <c:ext xmlns:c15="http://schemas.microsoft.com/office/drawing/2012/chart" uri="{CE6537A1-D6FC-4f65-9D91-7224C49458BB}"/>
              </c:extLst>
            </c:dLbl>
            <c:dLbl>
              <c:idx val="16"/>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9FA1-44C8-8D4C-08D18092B2E0}"/>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Time_Speed!$AZ$66:$BW$66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Time_Speed!$AZ$67:$BW$67</c:f>
              <c:numCache>
                <c:formatCode>0.00</c:formatCode>
                <c:ptCount val="24"/>
                <c:pt idx="0">
                  <c:v>402.749533875609</c:v>
                </c:pt>
                <c:pt idx="1">
                  <c:v>115.0709244948658</c:v>
                </c:pt>
                <c:pt idx="2">
                  <c:v>460.286302663689</c:v>
                </c:pt>
                <c:pt idx="3">
                  <c:v>57.53546091046908</c:v>
                </c:pt>
                <c:pt idx="4">
                  <c:v>57.53546091046908</c:v>
                </c:pt>
                <c:pt idx="5">
                  <c:v>575.3625502842903</c:v>
                </c:pt>
                <c:pt idx="6">
                  <c:v>1843.812899190162</c:v>
                </c:pt>
                <c:pt idx="7">
                  <c:v>5566.351366797613</c:v>
                </c:pt>
                <c:pt idx="8">
                  <c:v>2368.200702622242</c:v>
                </c:pt>
                <c:pt idx="9">
                  <c:v>1843.812899190162</c:v>
                </c:pt>
                <c:pt idx="10">
                  <c:v>2251.084166237876</c:v>
                </c:pt>
                <c:pt idx="11">
                  <c:v>2368.200702622242</c:v>
                </c:pt>
                <c:pt idx="12">
                  <c:v>3022.18967892415</c:v>
                </c:pt>
                <c:pt idx="13">
                  <c:v>2782.039215266741</c:v>
                </c:pt>
                <c:pt idx="14">
                  <c:v>2841.783380190006</c:v>
                </c:pt>
                <c:pt idx="15">
                  <c:v>3962.636149449655</c:v>
                </c:pt>
                <c:pt idx="16">
                  <c:v>5906.06646047633</c:v>
                </c:pt>
                <c:pt idx="17">
                  <c:v>5244.661240478075</c:v>
                </c:pt>
                <c:pt idx="18">
                  <c:v>3767.970308616518</c:v>
                </c:pt>
                <c:pt idx="19">
                  <c:v>4790.89696105716</c:v>
                </c:pt>
                <c:pt idx="20">
                  <c:v>3451.65379293284</c:v>
                </c:pt>
                <c:pt idx="21">
                  <c:v>2782.039215266741</c:v>
                </c:pt>
                <c:pt idx="22">
                  <c:v>1843.812899190162</c:v>
                </c:pt>
                <c:pt idx="23">
                  <c:v>1208.570577003703</c:v>
                </c:pt>
              </c:numCache>
            </c:numRef>
          </c:val>
          <c:smooth val="0"/>
          <c:extLst xmlns:c16r2="http://schemas.microsoft.com/office/drawing/2015/06/chart">
            <c:ext xmlns:c16="http://schemas.microsoft.com/office/drawing/2014/chart" uri="{C3380CC4-5D6E-409C-BE32-E72D297353CC}">
              <c16:uniqueId val="{00000000-9CDE-409C-8F00-3059DF2BC8F5}"/>
            </c:ext>
          </c:extLst>
        </c:ser>
        <c:ser>
          <c:idx val="1"/>
          <c:order val="1"/>
          <c:tx>
            <c:strRef>
              <c:f>Time_Speed!$A$4</c:f>
              <c:strCache>
                <c:ptCount val="1"/>
                <c:pt idx="0">
                  <c:v>Scenario_1</c:v>
                </c:pt>
              </c:strCache>
            </c:strRef>
          </c:tx>
          <c:spPr>
            <a:ln w="28575" cap="rnd">
              <a:solidFill>
                <a:schemeClr val="accent2"/>
              </a:solidFill>
              <a:round/>
            </a:ln>
            <a:effectLst/>
          </c:spPr>
          <c:marker>
            <c:symbol val="none"/>
          </c:marker>
          <c:cat>
            <c:strRef>
              <c:f>Time_Speed!$AZ$66:$BW$66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Time_Speed!$AZ$68:$BW$68</c:f>
              <c:numCache>
                <c:formatCode>0.00</c:formatCode>
                <c:ptCount val="24"/>
                <c:pt idx="0">
                  <c:v>381.6120955449427</c:v>
                </c:pt>
                <c:pt idx="1">
                  <c:v>109.0317306154211</c:v>
                </c:pt>
                <c:pt idx="2">
                  <c:v>436.1290153099834</c:v>
                </c:pt>
                <c:pt idx="3">
                  <c:v>54.51586434738815</c:v>
                </c:pt>
                <c:pt idx="4">
                  <c:v>54.51586434738815</c:v>
                </c:pt>
                <c:pt idx="5">
                  <c:v>545.1650163179622</c:v>
                </c:pt>
                <c:pt idx="6">
                  <c:v>1676.402847047165</c:v>
                </c:pt>
                <c:pt idx="7">
                  <c:v>4958.14447369139</c:v>
                </c:pt>
                <c:pt idx="8">
                  <c:v>2151.814312605765</c:v>
                </c:pt>
                <c:pt idx="9">
                  <c:v>1746.659012477953</c:v>
                </c:pt>
                <c:pt idx="10">
                  <c:v>2131.903407381794</c:v>
                </c:pt>
                <c:pt idx="11">
                  <c:v>2242.578346817883</c:v>
                </c:pt>
                <c:pt idx="12">
                  <c:v>2859.201577384383</c:v>
                </c:pt>
                <c:pt idx="13">
                  <c:v>2633.098233902496</c:v>
                </c:pt>
                <c:pt idx="14">
                  <c:v>2689.38836393128</c:v>
                </c:pt>
                <c:pt idx="15">
                  <c:v>3578.883248073804</c:v>
                </c:pt>
                <c:pt idx="16">
                  <c:v>5241.659743432748</c:v>
                </c:pt>
                <c:pt idx="17">
                  <c:v>4687.05966948667</c:v>
                </c:pt>
                <c:pt idx="18">
                  <c:v>3557.858680404331</c:v>
                </c:pt>
                <c:pt idx="19">
                  <c:v>4504.039908700915</c:v>
                </c:pt>
                <c:pt idx="20">
                  <c:v>3262.273492305007</c:v>
                </c:pt>
                <c:pt idx="21">
                  <c:v>2633.098233902496</c:v>
                </c:pt>
                <c:pt idx="22">
                  <c:v>1746.659012477953</c:v>
                </c:pt>
                <c:pt idx="23">
                  <c:v>1145.094932970851</c:v>
                </c:pt>
              </c:numCache>
            </c:numRef>
          </c:val>
          <c:smooth val="0"/>
          <c:extLst xmlns:c16r2="http://schemas.microsoft.com/office/drawing/2015/06/chart">
            <c:ext xmlns:c16="http://schemas.microsoft.com/office/drawing/2014/chart" uri="{C3380CC4-5D6E-409C-BE32-E72D297353CC}">
              <c16:uniqueId val="{00000001-9CDE-409C-8F00-3059DF2BC8F5}"/>
            </c:ext>
          </c:extLst>
        </c:ser>
        <c:ser>
          <c:idx val="2"/>
          <c:order val="2"/>
          <c:tx>
            <c:strRef>
              <c:f>Time_Speed!$A$5</c:f>
              <c:strCache>
                <c:ptCount val="1"/>
                <c:pt idx="0">
                  <c:v>Scenario_2</c:v>
                </c:pt>
              </c:strCache>
            </c:strRef>
          </c:tx>
          <c:spPr>
            <a:ln w="28575" cap="rnd">
              <a:solidFill>
                <a:schemeClr val="accent3"/>
              </a:solidFill>
              <a:round/>
            </a:ln>
            <a:effectLst/>
          </c:spPr>
          <c:marker>
            <c:symbol val="none"/>
          </c:marker>
          <c:cat>
            <c:strRef>
              <c:f>Time_Speed!$AZ$66:$BW$66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Time_Speed!$AZ$69:$BW$69</c:f>
              <c:numCache>
                <c:formatCode>0.00</c:formatCode>
                <c:ptCount val="24"/>
                <c:pt idx="0">
                  <c:v>375.3563407028436</c:v>
                </c:pt>
                <c:pt idx="1">
                  <c:v>107.2443893014351</c:v>
                </c:pt>
                <c:pt idx="2">
                  <c:v>428.9795314616546</c:v>
                </c:pt>
                <c:pt idx="3">
                  <c:v>53.62219376436698</c:v>
                </c:pt>
                <c:pt idx="4">
                  <c:v>53.62219376436698</c:v>
                </c:pt>
                <c:pt idx="5">
                  <c:v>536.2279480910474</c:v>
                </c:pt>
                <c:pt idx="6">
                  <c:v>1623.734712703781</c:v>
                </c:pt>
                <c:pt idx="7">
                  <c:v>4775.835712051477</c:v>
                </c:pt>
                <c:pt idx="8">
                  <c:v>2083.857851809411</c:v>
                </c:pt>
                <c:pt idx="9">
                  <c:v>1717.939917322732</c:v>
                </c:pt>
                <c:pt idx="10">
                  <c:v>2096.723190114147</c:v>
                </c:pt>
                <c:pt idx="11">
                  <c:v>2205.517875433057</c:v>
                </c:pt>
                <c:pt idx="12">
                  <c:v>2811.352465786352</c:v>
                </c:pt>
                <c:pt idx="13">
                  <c:v>2589.27837836623</c:v>
                </c:pt>
                <c:pt idx="14">
                  <c:v>2644.574526893815</c:v>
                </c:pt>
                <c:pt idx="15">
                  <c:v>3460.266437348694</c:v>
                </c:pt>
                <c:pt idx="16">
                  <c:v>5043.567271927578</c:v>
                </c:pt>
                <c:pt idx="17">
                  <c:v>4518.790933638677</c:v>
                </c:pt>
                <c:pt idx="18">
                  <c:v>3496.771433017075</c:v>
                </c:pt>
                <c:pt idx="19">
                  <c:v>4422.28556143954</c:v>
                </c:pt>
                <c:pt idx="20">
                  <c:v>3206.955318789602</c:v>
                </c:pt>
                <c:pt idx="21">
                  <c:v>2589.27837836623</c:v>
                </c:pt>
                <c:pt idx="22">
                  <c:v>1717.939917322732</c:v>
                </c:pt>
                <c:pt idx="23">
                  <c:v>1126.313046159827</c:v>
                </c:pt>
              </c:numCache>
            </c:numRef>
          </c:val>
          <c:smooth val="0"/>
          <c:extLst xmlns:c16r2="http://schemas.microsoft.com/office/drawing/2015/06/chart">
            <c:ext xmlns:c16="http://schemas.microsoft.com/office/drawing/2014/chart" uri="{C3380CC4-5D6E-409C-BE32-E72D297353CC}">
              <c16:uniqueId val="{00000002-9CDE-409C-8F00-3059DF2BC8F5}"/>
            </c:ext>
          </c:extLst>
        </c:ser>
        <c:ser>
          <c:idx val="3"/>
          <c:order val="3"/>
          <c:tx>
            <c:strRef>
              <c:f>Time_Speed!$A$6</c:f>
              <c:strCache>
                <c:ptCount val="1"/>
                <c:pt idx="0">
                  <c:v>Scenario_3</c:v>
                </c:pt>
              </c:strCache>
            </c:strRef>
          </c:tx>
          <c:spPr>
            <a:ln w="28575" cap="rnd">
              <a:solidFill>
                <a:schemeClr val="accent4"/>
              </a:solidFill>
              <a:round/>
            </a:ln>
            <a:effectLst/>
          </c:spPr>
          <c:marker>
            <c:symbol val="none"/>
          </c:marker>
          <c:cat>
            <c:strRef>
              <c:f>Time_Speed!$AZ$66:$BW$66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Time_Speed!$AZ$70:$BW$70</c:f>
              <c:numCache>
                <c:formatCode>0.00</c:formatCode>
                <c:ptCount val="24"/>
                <c:pt idx="0">
                  <c:v>372.0276949525066</c:v>
                </c:pt>
                <c:pt idx="1">
                  <c:v>106.2933617666935</c:v>
                </c:pt>
                <c:pt idx="2">
                  <c:v>425.1753239377807</c:v>
                </c:pt>
                <c:pt idx="3">
                  <c:v>53.14668011339218</c:v>
                </c:pt>
                <c:pt idx="4">
                  <c:v>53.14668011339218</c:v>
                </c:pt>
                <c:pt idx="5">
                  <c:v>531.47251174695</c:v>
                </c:pt>
                <c:pt idx="6">
                  <c:v>1587.47074954331</c:v>
                </c:pt>
                <c:pt idx="7">
                  <c:v>4648.920058064077</c:v>
                </c:pt>
                <c:pt idx="8">
                  <c:v>2037.048872380136</c:v>
                </c:pt>
                <c:pt idx="9">
                  <c:v>1702.622727267138</c:v>
                </c:pt>
                <c:pt idx="10">
                  <c:v>2077.90724369189</c:v>
                </c:pt>
                <c:pt idx="11">
                  <c:v>2185.673938785527</c:v>
                </c:pt>
                <c:pt idx="12">
                  <c:v>2785.484174128154</c:v>
                </c:pt>
                <c:pt idx="13">
                  <c:v>2565.688628851823</c:v>
                </c:pt>
                <c:pt idx="14">
                  <c:v>2620.426174528678</c:v>
                </c:pt>
                <c:pt idx="15">
                  <c:v>3378.25718737361</c:v>
                </c:pt>
                <c:pt idx="16">
                  <c:v>4905.623707781096</c:v>
                </c:pt>
                <c:pt idx="17">
                  <c:v>4401.83152122191</c:v>
                </c:pt>
                <c:pt idx="18">
                  <c:v>3463.1147781442</c:v>
                </c:pt>
                <c:pt idx="19">
                  <c:v>4375.491202740157</c:v>
                </c:pt>
                <c:pt idx="20">
                  <c:v>3176.753622245197</c:v>
                </c:pt>
                <c:pt idx="21">
                  <c:v>2565.688628851823</c:v>
                </c:pt>
                <c:pt idx="22">
                  <c:v>1702.622727267138</c:v>
                </c:pt>
                <c:pt idx="23">
                  <c:v>1116.314996834171</c:v>
                </c:pt>
              </c:numCache>
            </c:numRef>
          </c:val>
          <c:smooth val="0"/>
          <c:extLst xmlns:c16r2="http://schemas.microsoft.com/office/drawing/2015/06/chart">
            <c:ext xmlns:c16="http://schemas.microsoft.com/office/drawing/2014/chart" uri="{C3380CC4-5D6E-409C-BE32-E72D297353CC}">
              <c16:uniqueId val="{00000003-9CDE-409C-8F00-3059DF2BC8F5}"/>
            </c:ext>
          </c:extLst>
        </c:ser>
        <c:ser>
          <c:idx val="4"/>
          <c:order val="4"/>
          <c:tx>
            <c:strRef>
              <c:f>Time_Speed!$A$7</c:f>
              <c:strCache>
                <c:ptCount val="1"/>
                <c:pt idx="0">
                  <c:v>Scenario_4</c:v>
                </c:pt>
              </c:strCache>
            </c:strRef>
          </c:tx>
          <c:spPr>
            <a:ln w="28575" cap="rnd">
              <a:solidFill>
                <a:schemeClr val="accent5"/>
              </a:solidFill>
              <a:round/>
            </a:ln>
            <a:effectLst/>
          </c:spPr>
          <c:marker>
            <c:symbol val="none"/>
          </c:marker>
          <c:cat>
            <c:strRef>
              <c:f>Time_Speed!$AZ$66:$BW$66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Time_Speed!$AZ$71:$BW$71</c:f>
              <c:numCache>
                <c:formatCode>0.00</c:formatCode>
                <c:ptCount val="24"/>
                <c:pt idx="0">
                  <c:v>366.3187714147513</c:v>
                </c:pt>
                <c:pt idx="1">
                  <c:v>104.6622581132117</c:v>
                </c:pt>
                <c:pt idx="2">
                  <c:v>418.6507898656023</c:v>
                </c:pt>
                <c:pt idx="3">
                  <c:v>52.33112818822649</c:v>
                </c:pt>
                <c:pt idx="4">
                  <c:v>52.33112818822649</c:v>
                </c:pt>
                <c:pt idx="5">
                  <c:v>523.316629634103</c:v>
                </c:pt>
                <c:pt idx="6">
                  <c:v>1521.413526428438</c:v>
                </c:pt>
                <c:pt idx="7">
                  <c:v>4426.867552249142</c:v>
                </c:pt>
                <c:pt idx="8">
                  <c:v>1951.904396813998</c:v>
                </c:pt>
                <c:pt idx="9">
                  <c:v>1676.402847047165</c:v>
                </c:pt>
                <c:pt idx="10">
                  <c:v>2045.772082534263</c:v>
                </c:pt>
                <c:pt idx="11">
                  <c:v>2151.814312605765</c:v>
                </c:pt>
                <c:pt idx="12">
                  <c:v>2741.690546931414</c:v>
                </c:pt>
                <c:pt idx="13">
                  <c:v>2525.614021516771</c:v>
                </c:pt>
                <c:pt idx="14">
                  <c:v>2579.43522126381</c:v>
                </c:pt>
                <c:pt idx="15">
                  <c:v>3231.015089015986</c:v>
                </c:pt>
                <c:pt idx="16">
                  <c:v>4665.759593821976</c:v>
                </c:pt>
                <c:pt idx="17">
                  <c:v>4196.014122448792</c:v>
                </c:pt>
                <c:pt idx="18">
                  <c:v>3407.008041451511</c:v>
                </c:pt>
                <c:pt idx="19">
                  <c:v>4299.843814552915</c:v>
                </c:pt>
                <c:pt idx="20">
                  <c:v>3126.031663314346</c:v>
                </c:pt>
                <c:pt idx="21">
                  <c:v>2525.614021516771</c:v>
                </c:pt>
                <c:pt idx="22">
                  <c:v>1676.402847047165</c:v>
                </c:pt>
                <c:pt idx="23">
                  <c:v>1099.173533215144</c:v>
                </c:pt>
              </c:numCache>
            </c:numRef>
          </c:val>
          <c:smooth val="0"/>
          <c:extLst xmlns:c16r2="http://schemas.microsoft.com/office/drawing/2015/06/chart">
            <c:ext xmlns:c16="http://schemas.microsoft.com/office/drawing/2014/chart" uri="{C3380CC4-5D6E-409C-BE32-E72D297353CC}">
              <c16:uniqueId val="{00000004-9CDE-409C-8F00-3059DF2BC8F5}"/>
            </c:ext>
          </c:extLst>
        </c:ser>
        <c:ser>
          <c:idx val="5"/>
          <c:order val="5"/>
          <c:tx>
            <c:strRef>
              <c:f>Time_Speed!$A$8</c:f>
              <c:strCache>
                <c:ptCount val="1"/>
                <c:pt idx="0">
                  <c:v>Scenario_5</c:v>
                </c:pt>
              </c:strCache>
            </c:strRef>
          </c:tx>
          <c:spPr>
            <a:ln w="28575" cap="rnd">
              <a:solidFill>
                <a:schemeClr val="accent6"/>
              </a:solidFill>
              <a:round/>
            </a:ln>
            <a:effectLst/>
          </c:spPr>
          <c:marker>
            <c:symbol val="none"/>
          </c:marker>
          <c:cat>
            <c:strRef>
              <c:f>Time_Speed!$AZ$66:$BW$66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Time_Speed!$AZ$72:$BW$72</c:f>
              <c:numCache>
                <c:formatCode>0.00</c:formatCode>
                <c:ptCount val="24"/>
                <c:pt idx="0">
                  <c:v>359.3185690449253</c:v>
                </c:pt>
                <c:pt idx="1">
                  <c:v>102.6622184773952</c:v>
                </c:pt>
                <c:pt idx="2">
                  <c:v>410.6505054480116</c:v>
                </c:pt>
                <c:pt idx="3">
                  <c:v>51.33110853017163</c:v>
                </c:pt>
                <c:pt idx="4">
                  <c:v>51.33110853017163</c:v>
                </c:pt>
                <c:pt idx="5">
                  <c:v>513.316046424265</c:v>
                </c:pt>
                <c:pt idx="6">
                  <c:v>1474.935639620865</c:v>
                </c:pt>
                <c:pt idx="7">
                  <c:v>4270.928019848302</c:v>
                </c:pt>
                <c:pt idx="8">
                  <c:v>1892.00064898263</c:v>
                </c:pt>
                <c:pt idx="9">
                  <c:v>1644.272427693157</c:v>
                </c:pt>
                <c:pt idx="10">
                  <c:v>2006.422328134994</c:v>
                </c:pt>
                <c:pt idx="11">
                  <c:v>2110.365377949108</c:v>
                </c:pt>
                <c:pt idx="12">
                  <c:v>2688.218901500635</c:v>
                </c:pt>
                <c:pt idx="13">
                  <c:v>2476.62749770757</c:v>
                </c:pt>
                <c:pt idx="14">
                  <c:v>2529.341643208454</c:v>
                </c:pt>
                <c:pt idx="15">
                  <c:v>3127.484660561629</c:v>
                </c:pt>
                <c:pt idx="16">
                  <c:v>4497.361762016855</c:v>
                </c:pt>
                <c:pt idx="17">
                  <c:v>4051.435865699626</c:v>
                </c:pt>
                <c:pt idx="18">
                  <c:v>3338.710031262962</c:v>
                </c:pt>
                <c:pt idx="19">
                  <c:v>4208.7401675997</c:v>
                </c:pt>
                <c:pt idx="20">
                  <c:v>3064.136826681301</c:v>
                </c:pt>
                <c:pt idx="21">
                  <c:v>2476.62749770757</c:v>
                </c:pt>
                <c:pt idx="22">
                  <c:v>1644.272427693157</c:v>
                </c:pt>
                <c:pt idx="23">
                  <c:v>1078.157323010895</c:v>
                </c:pt>
              </c:numCache>
            </c:numRef>
          </c:val>
          <c:smooth val="0"/>
          <c:extLst xmlns:c16r2="http://schemas.microsoft.com/office/drawing/2015/06/chart">
            <c:ext xmlns:c16="http://schemas.microsoft.com/office/drawing/2014/chart" uri="{C3380CC4-5D6E-409C-BE32-E72D297353CC}">
              <c16:uniqueId val="{00000005-9CDE-409C-8F00-3059DF2BC8F5}"/>
            </c:ext>
          </c:extLst>
        </c:ser>
        <c:ser>
          <c:idx val="6"/>
          <c:order val="6"/>
          <c:tx>
            <c:strRef>
              <c:f>Time_Speed!$A$9</c:f>
              <c:strCache>
                <c:ptCount val="1"/>
                <c:pt idx="0">
                  <c:v>Scenario_6</c:v>
                </c:pt>
              </c:strCache>
            </c:strRef>
          </c:tx>
          <c:spPr>
            <a:ln w="28575" cap="rnd">
              <a:solidFill>
                <a:schemeClr val="accent1">
                  <a:lumMod val="60000"/>
                </a:schemeClr>
              </a:solidFill>
              <a:round/>
            </a:ln>
            <a:effectLst/>
          </c:spPr>
          <c:marker>
            <c:symbol val="none"/>
          </c:marker>
          <c:cat>
            <c:strRef>
              <c:f>Time_Speed!$AZ$66:$BW$66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Time_Speed!$AZ$73:$BW$73</c:f>
              <c:numCache>
                <c:formatCode>0.00</c:formatCode>
                <c:ptCount val="24"/>
                <c:pt idx="0">
                  <c:v>354.8454001471744</c:v>
                </c:pt>
                <c:pt idx="1">
                  <c:v>101.3841828168068</c:v>
                </c:pt>
                <c:pt idx="2">
                  <c:v>405.5382759700485</c:v>
                </c:pt>
                <c:pt idx="3">
                  <c:v>50.69209070665265</c:v>
                </c:pt>
                <c:pt idx="4">
                  <c:v>50.69209070665265</c:v>
                </c:pt>
                <c:pt idx="5">
                  <c:v>506.925603019688</c:v>
                </c:pt>
                <c:pt idx="6">
                  <c:v>1424.939190385722</c:v>
                </c:pt>
                <c:pt idx="7">
                  <c:v>4108.089090580777</c:v>
                </c:pt>
                <c:pt idx="8">
                  <c:v>1827.627050143416</c:v>
                </c:pt>
                <c:pt idx="9">
                  <c:v>1623.734712703781</c:v>
                </c:pt>
                <c:pt idx="10">
                  <c:v>1981.260932332698</c:v>
                </c:pt>
                <c:pt idx="11">
                  <c:v>2083.857851809411</c:v>
                </c:pt>
                <c:pt idx="12">
                  <c:v>2653.979877807737</c:v>
                </c:pt>
                <c:pt idx="13">
                  <c:v>2445.27769743265</c:v>
                </c:pt>
                <c:pt idx="14">
                  <c:v>2497.27930852985</c:v>
                </c:pt>
                <c:pt idx="15">
                  <c:v>3017.272257408347</c:v>
                </c:pt>
                <c:pt idx="16">
                  <c:v>4322.344232882223</c:v>
                </c:pt>
                <c:pt idx="17">
                  <c:v>3899.797229964316</c:v>
                </c:pt>
                <c:pt idx="18">
                  <c:v>3295.103768466694</c:v>
                </c:pt>
                <c:pt idx="19">
                  <c:v>4150.28289969851</c:v>
                </c:pt>
                <c:pt idx="20">
                  <c:v>3024.663768653123</c:v>
                </c:pt>
                <c:pt idx="21">
                  <c:v>2445.27769743265</c:v>
                </c:pt>
                <c:pt idx="22">
                  <c:v>1623.734712703781</c:v>
                </c:pt>
                <c:pt idx="23">
                  <c:v>1064.727099490656</c:v>
                </c:pt>
              </c:numCache>
            </c:numRef>
          </c:val>
          <c:smooth val="0"/>
          <c:extLst xmlns:c16r2="http://schemas.microsoft.com/office/drawing/2015/06/chart">
            <c:ext xmlns:c16="http://schemas.microsoft.com/office/drawing/2014/chart" uri="{C3380CC4-5D6E-409C-BE32-E72D297353CC}">
              <c16:uniqueId val="{00000006-9CDE-409C-8F00-3059DF2BC8F5}"/>
            </c:ext>
          </c:extLst>
        </c:ser>
        <c:ser>
          <c:idx val="7"/>
          <c:order val="7"/>
          <c:tx>
            <c:strRef>
              <c:f>Time_Speed!$A$10</c:f>
              <c:strCache>
                <c:ptCount val="1"/>
                <c:pt idx="0">
                  <c:v>Scenario_7</c:v>
                </c:pt>
              </c:strCache>
            </c:strRef>
          </c:tx>
          <c:spPr>
            <a:ln w="28575" cap="rnd">
              <a:solidFill>
                <a:schemeClr val="accent2">
                  <a:lumMod val="60000"/>
                </a:schemeClr>
              </a:solidFill>
              <a:round/>
            </a:ln>
            <a:effectLst/>
          </c:spPr>
          <c:marker>
            <c:symbol val="none"/>
          </c:marker>
          <c:cat>
            <c:strRef>
              <c:f>Time_Speed!$AZ$66:$BW$66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Time_Speed!$AZ$74:$BW$74</c:f>
              <c:numCache>
                <c:formatCode>0.00</c:formatCode>
                <c:ptCount val="24"/>
                <c:pt idx="0">
                  <c:v>350.213940528182</c:v>
                </c:pt>
                <c:pt idx="1">
                  <c:v>100.0609217948566</c:v>
                </c:pt>
                <c:pt idx="2">
                  <c:v>400.245141290033</c:v>
                </c:pt>
                <c:pt idx="3">
                  <c:v>50.03046019371</c:v>
                </c:pt>
                <c:pt idx="4">
                  <c:v>50.03046019371</c:v>
                </c:pt>
                <c:pt idx="5">
                  <c:v>500.3090218455852</c:v>
                </c:pt>
                <c:pt idx="6">
                  <c:v>1342.684764146017</c:v>
                </c:pt>
                <c:pt idx="7">
                  <c:v>3847.205397081103</c:v>
                </c:pt>
                <c:pt idx="8">
                  <c:v>1721.812416139757</c:v>
                </c:pt>
                <c:pt idx="9">
                  <c:v>1602.469693108694</c:v>
                </c:pt>
                <c:pt idx="10">
                  <c:v>1955.207697554554</c:v>
                </c:pt>
                <c:pt idx="11">
                  <c:v>2056.410435881883</c:v>
                </c:pt>
                <c:pt idx="12">
                  <c:v>2618.52308937042</c:v>
                </c:pt>
                <c:pt idx="13">
                  <c:v>2412.814404417567</c:v>
                </c:pt>
                <c:pt idx="14">
                  <c:v>2464.077818428942</c:v>
                </c:pt>
                <c:pt idx="15">
                  <c:v>2837.554315125944</c:v>
                </c:pt>
                <c:pt idx="16">
                  <c:v>4043.174008937404</c:v>
                </c:pt>
                <c:pt idx="17">
                  <c:v>3655.879261527705</c:v>
                </c:pt>
                <c:pt idx="18">
                  <c:v>3249.78842403315</c:v>
                </c:pt>
                <c:pt idx="19">
                  <c:v>4089.50002228712</c:v>
                </c:pt>
                <c:pt idx="20">
                  <c:v>2983.649409673186</c:v>
                </c:pt>
                <c:pt idx="21">
                  <c:v>2412.814404417567</c:v>
                </c:pt>
                <c:pt idx="22">
                  <c:v>1602.469693108694</c:v>
                </c:pt>
                <c:pt idx="23">
                  <c:v>1050.82155938105</c:v>
                </c:pt>
              </c:numCache>
            </c:numRef>
          </c:val>
          <c:smooth val="0"/>
          <c:extLst xmlns:c16r2="http://schemas.microsoft.com/office/drawing/2015/06/chart">
            <c:ext xmlns:c16="http://schemas.microsoft.com/office/drawing/2014/chart" uri="{C3380CC4-5D6E-409C-BE32-E72D297353CC}">
              <c16:uniqueId val="{00000007-9CDE-409C-8F00-3059DF2BC8F5}"/>
            </c:ext>
          </c:extLst>
        </c:ser>
        <c:ser>
          <c:idx val="8"/>
          <c:order val="8"/>
          <c:tx>
            <c:strRef>
              <c:f>Time_Speed!$A$11</c:f>
              <c:strCache>
                <c:ptCount val="1"/>
                <c:pt idx="0">
                  <c:v>Scenario_8</c:v>
                </c:pt>
              </c:strCache>
            </c:strRef>
          </c:tx>
          <c:spPr>
            <a:ln w="28575" cap="rnd">
              <a:solidFill>
                <a:schemeClr val="accent3">
                  <a:lumMod val="60000"/>
                </a:schemeClr>
              </a:solidFill>
              <a:round/>
            </a:ln>
            <a:effectLst/>
          </c:spPr>
          <c:marker>
            <c:symbol val="none"/>
          </c:marker>
          <c:cat>
            <c:strRef>
              <c:f>Time_Speed!$AZ$66:$BW$66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Time_Speed!$AZ$75:$BW$75</c:f>
              <c:numCache>
                <c:formatCode>0.00</c:formatCode>
                <c:ptCount val="24"/>
                <c:pt idx="0">
                  <c:v>346.9474114107104</c:v>
                </c:pt>
                <c:pt idx="1">
                  <c:v>99.12763717502283</c:v>
                </c:pt>
                <c:pt idx="2">
                  <c:v>396.5119380732611</c:v>
                </c:pt>
                <c:pt idx="3">
                  <c:v>49.56381796397127</c:v>
                </c:pt>
                <c:pt idx="4">
                  <c:v>49.56381796397127</c:v>
                </c:pt>
                <c:pt idx="5">
                  <c:v>495.6424014711075</c:v>
                </c:pt>
                <c:pt idx="6">
                  <c:v>1303.534844901919</c:v>
                </c:pt>
                <c:pt idx="7">
                  <c:v>3724.649403640961</c:v>
                </c:pt>
                <c:pt idx="8">
                  <c:v>1671.470176655303</c:v>
                </c:pt>
                <c:pt idx="9">
                  <c:v>1587.47074954331</c:v>
                </c:pt>
                <c:pt idx="10">
                  <c:v>1936.830132130384</c:v>
                </c:pt>
                <c:pt idx="11">
                  <c:v>2037.048872380136</c:v>
                </c:pt>
                <c:pt idx="12">
                  <c:v>2593.505424373165</c:v>
                </c:pt>
                <c:pt idx="13">
                  <c:v>2389.91142256974</c:v>
                </c:pt>
                <c:pt idx="14">
                  <c:v>2440.653442982187</c:v>
                </c:pt>
                <c:pt idx="15">
                  <c:v>2752.397677022345</c:v>
                </c:pt>
                <c:pt idx="16">
                  <c:v>3912.316778422902</c:v>
                </c:pt>
                <c:pt idx="17">
                  <c:v>3541.062256336107</c:v>
                </c:pt>
                <c:pt idx="18">
                  <c:v>3217.798820492188</c:v>
                </c:pt>
                <c:pt idx="19">
                  <c:v>4046.547041834546</c:v>
                </c:pt>
                <c:pt idx="20">
                  <c:v>2954.702972544802</c:v>
                </c:pt>
                <c:pt idx="21">
                  <c:v>2389.91142256974</c:v>
                </c:pt>
                <c:pt idx="22">
                  <c:v>1587.47074954331</c:v>
                </c:pt>
                <c:pt idx="23">
                  <c:v>1041.013991148245</c:v>
                </c:pt>
              </c:numCache>
            </c:numRef>
          </c:val>
          <c:smooth val="0"/>
          <c:extLst xmlns:c16r2="http://schemas.microsoft.com/office/drawing/2015/06/chart">
            <c:ext xmlns:c16="http://schemas.microsoft.com/office/drawing/2014/chart" uri="{C3380CC4-5D6E-409C-BE32-E72D297353CC}">
              <c16:uniqueId val="{00000008-9CDE-409C-8F00-3059DF2BC8F5}"/>
            </c:ext>
          </c:extLst>
        </c:ser>
        <c:dLbls>
          <c:showLegendKey val="0"/>
          <c:showVal val="0"/>
          <c:showCatName val="0"/>
          <c:showSerName val="0"/>
          <c:showPercent val="0"/>
          <c:showBubbleSize val="0"/>
        </c:dLbls>
        <c:smooth val="0"/>
        <c:axId val="1741990752"/>
        <c:axId val="1741993072"/>
      </c:lineChart>
      <c:catAx>
        <c:axId val="17419907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741993072"/>
        <c:crosses val="autoZero"/>
        <c:auto val="1"/>
        <c:lblAlgn val="ctr"/>
        <c:lblOffset val="100"/>
        <c:noMultiLvlLbl val="0"/>
      </c:catAx>
      <c:valAx>
        <c:axId val="1741993072"/>
        <c:scaling>
          <c:orientation val="minMax"/>
          <c:max val="9000.0"/>
          <c:min val="0.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741990752"/>
        <c:crosses val="autoZero"/>
        <c:crossBetween val="between"/>
        <c:dispUnits>
          <c:builtInUnit val="thousands"/>
          <c:dispUnitsLbl>
            <c:layout>
              <c:manualLayout>
                <c:xMode val="edge"/>
                <c:yMode val="edge"/>
                <c:x val="0.0215016622922135"/>
                <c:y val="0.151955464701528"/>
              </c:manualLayout>
            </c:layout>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b="0" i="0" u="none" strike="noStrike" baseline="0">
                      <a:effectLst/>
                    </a:rPr>
                    <a:t>VHT </a:t>
                  </a:r>
                  <a:r>
                    <a:rPr lang="en-US"/>
                    <a:t>(Thousands)</a:t>
                  </a:r>
                </a:p>
              </c:rich>
            </c:tx>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dispUnitsLbl>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en-US"/>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889383112858999"/>
          <c:y val="0.0447565839386372"/>
          <c:w val="0.891606842201281"/>
          <c:h val="0.733034998222143"/>
        </c:manualLayout>
      </c:layout>
      <c:lineChart>
        <c:grouping val="standard"/>
        <c:varyColors val="0"/>
        <c:ser>
          <c:idx val="0"/>
          <c:order val="0"/>
          <c:tx>
            <c:strRef>
              <c:f>Time_Speed!$A$3</c:f>
              <c:strCache>
                <c:ptCount val="1"/>
                <c:pt idx="0">
                  <c:v>Base</c:v>
                </c:pt>
              </c:strCache>
            </c:strRef>
          </c:tx>
          <c:spPr>
            <a:ln w="28575" cap="rnd">
              <a:solidFill>
                <a:schemeClr val="accent1"/>
              </a:solidFill>
              <a:round/>
            </a:ln>
            <a:effectLst/>
          </c:spPr>
          <c:marker>
            <c:symbol val="none"/>
          </c:marker>
          <c:dLbls>
            <c:dLbl>
              <c:idx val="7"/>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052D-4E7C-8885-0BA8CE999596}"/>
                </c:ext>
                <c:ext xmlns:c15="http://schemas.microsoft.com/office/drawing/2012/chart" uri="{CE6537A1-D6FC-4f65-9D91-7224C49458BB}"/>
              </c:extLst>
            </c:dLbl>
            <c:dLbl>
              <c:idx val="16"/>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052D-4E7C-8885-0BA8CE999596}"/>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Time_Speed!$B$34:$Y$34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Time_Speed!$B$3:$Y$3</c:f>
              <c:numCache>
                <c:formatCode>0.00</c:formatCode>
                <c:ptCount val="24"/>
                <c:pt idx="0">
                  <c:v>53.14554767896242</c:v>
                </c:pt>
                <c:pt idx="1">
                  <c:v>53.1452966838254</c:v>
                </c:pt>
                <c:pt idx="2">
                  <c:v>53.14572605929724</c:v>
                </c:pt>
                <c:pt idx="3">
                  <c:v>53.14529510523908</c:v>
                </c:pt>
                <c:pt idx="4">
                  <c:v>53.14529510523908</c:v>
                </c:pt>
                <c:pt idx="5">
                  <c:v>53.14634739056975</c:v>
                </c:pt>
                <c:pt idx="6">
                  <c:v>53.25564618012934</c:v>
                </c:pt>
                <c:pt idx="7">
                  <c:v>59.74805238787261</c:v>
                </c:pt>
                <c:pt idx="8">
                  <c:v>53.44266747140959</c:v>
                </c:pt>
                <c:pt idx="9">
                  <c:v>53.25564618012934</c:v>
                </c:pt>
                <c:pt idx="10">
                  <c:v>53.38875939042048</c:v>
                </c:pt>
                <c:pt idx="11">
                  <c:v>53.44266747140959</c:v>
                </c:pt>
                <c:pt idx="12">
                  <c:v>53.91474203991642</c:v>
                </c:pt>
                <c:pt idx="13">
                  <c:v>53.70393291961024</c:v>
                </c:pt>
                <c:pt idx="14">
                  <c:v>53.75196127616914</c:v>
                </c:pt>
                <c:pt idx="15">
                  <c:v>55.26592402148676</c:v>
                </c:pt>
                <c:pt idx="16">
                  <c:v>61.01751575758373</c:v>
                </c:pt>
                <c:pt idx="17">
                  <c:v>58.63869407278467</c:v>
                </c:pt>
                <c:pt idx="18">
                  <c:v>54.91086696765791</c:v>
                </c:pt>
                <c:pt idx="19">
                  <c:v>57.24425700449157</c:v>
                </c:pt>
                <c:pt idx="20">
                  <c:v>54.42048091163532</c:v>
                </c:pt>
                <c:pt idx="21">
                  <c:v>53.70393291961024</c:v>
                </c:pt>
                <c:pt idx="22">
                  <c:v>53.25564618012934</c:v>
                </c:pt>
                <c:pt idx="23">
                  <c:v>53.16576199774345</c:v>
                </c:pt>
              </c:numCache>
            </c:numRef>
          </c:val>
          <c:smooth val="0"/>
          <c:extLst xmlns:c16r2="http://schemas.microsoft.com/office/drawing/2015/06/chart">
            <c:ext xmlns:c16="http://schemas.microsoft.com/office/drawing/2014/chart" uri="{C3380CC4-5D6E-409C-BE32-E72D297353CC}">
              <c16:uniqueId val="{00000000-6363-464E-97CF-324DD66711F6}"/>
            </c:ext>
          </c:extLst>
        </c:ser>
        <c:ser>
          <c:idx val="1"/>
          <c:order val="1"/>
          <c:tx>
            <c:strRef>
              <c:f>Time_Speed!$A$4</c:f>
              <c:strCache>
                <c:ptCount val="1"/>
                <c:pt idx="0">
                  <c:v>Scenario_1</c:v>
                </c:pt>
              </c:strCache>
            </c:strRef>
          </c:tx>
          <c:spPr>
            <a:ln w="28575" cap="rnd">
              <a:solidFill>
                <a:schemeClr val="accent2"/>
              </a:solidFill>
              <a:round/>
            </a:ln>
            <a:effectLst/>
          </c:spPr>
          <c:marker>
            <c:symbol val="none"/>
          </c:marker>
          <c:cat>
            <c:strRef>
              <c:f>Time_Speed!$B$34:$Y$34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Time_Speed!$B$4:$Y$4</c:f>
              <c:numCache>
                <c:formatCode>0.00</c:formatCode>
                <c:ptCount val="24"/>
                <c:pt idx="0">
                  <c:v>53.14551525407335</c:v>
                </c:pt>
                <c:pt idx="1">
                  <c:v>53.14529646774937</c:v>
                </c:pt>
                <c:pt idx="2">
                  <c:v>53.14567074385</c:v>
                </c:pt>
                <c:pt idx="3">
                  <c:v>53.14529509173435</c:v>
                </c:pt>
                <c:pt idx="4">
                  <c:v>53.14529509173435</c:v>
                </c:pt>
                <c:pt idx="5">
                  <c:v>53.1462123431299</c:v>
                </c:pt>
                <c:pt idx="6">
                  <c:v>53.23061136815313</c:v>
                </c:pt>
                <c:pt idx="7">
                  <c:v>58.25025420403792</c:v>
                </c:pt>
                <c:pt idx="8">
                  <c:v>53.37521019770423</c:v>
                </c:pt>
                <c:pt idx="9">
                  <c:v>53.24148542563151</c:v>
                </c:pt>
                <c:pt idx="10">
                  <c:v>53.35751695642215</c:v>
                </c:pt>
                <c:pt idx="11">
                  <c:v>53.40451420034675</c:v>
                </c:pt>
                <c:pt idx="12">
                  <c:v>53.81602099371702</c:v>
                </c:pt>
                <c:pt idx="13">
                  <c:v>53.63225895488543</c:v>
                </c:pt>
                <c:pt idx="14">
                  <c:v>53.6741252114583</c:v>
                </c:pt>
                <c:pt idx="15">
                  <c:v>54.78487124746565</c:v>
                </c:pt>
                <c:pt idx="16">
                  <c:v>59.23174698939783</c:v>
                </c:pt>
                <c:pt idx="17">
                  <c:v>57.39254755158785</c:v>
                </c:pt>
                <c:pt idx="18">
                  <c:v>54.68434181033447</c:v>
                </c:pt>
                <c:pt idx="19">
                  <c:v>56.71825025563955</c:v>
                </c:pt>
                <c:pt idx="20">
                  <c:v>54.25687291711333</c:v>
                </c:pt>
                <c:pt idx="21">
                  <c:v>53.63225895488543</c:v>
                </c:pt>
                <c:pt idx="22">
                  <c:v>53.24148542563151</c:v>
                </c:pt>
                <c:pt idx="23">
                  <c:v>53.16313558152006</c:v>
                </c:pt>
              </c:numCache>
            </c:numRef>
          </c:val>
          <c:smooth val="0"/>
          <c:extLst xmlns:c16r2="http://schemas.microsoft.com/office/drawing/2015/06/chart">
            <c:ext xmlns:c16="http://schemas.microsoft.com/office/drawing/2014/chart" uri="{C3380CC4-5D6E-409C-BE32-E72D297353CC}">
              <c16:uniqueId val="{00000001-6363-464E-97CF-324DD66711F6}"/>
            </c:ext>
          </c:extLst>
        </c:ser>
        <c:ser>
          <c:idx val="2"/>
          <c:order val="2"/>
          <c:tx>
            <c:strRef>
              <c:f>Time_Speed!$A$5</c:f>
              <c:strCache>
                <c:ptCount val="1"/>
                <c:pt idx="0">
                  <c:v>Scenario_2</c:v>
                </c:pt>
              </c:strCache>
            </c:strRef>
          </c:tx>
          <c:spPr>
            <a:ln w="28575" cap="rnd">
              <a:solidFill>
                <a:schemeClr val="accent3"/>
              </a:solidFill>
              <a:round/>
            </a:ln>
            <a:effectLst/>
          </c:spPr>
          <c:marker>
            <c:symbol val="none"/>
          </c:marker>
          <c:cat>
            <c:strRef>
              <c:f>Time_Speed!$B$34:$Y$34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Time_Speed!$B$5:$Y$5</c:f>
              <c:numCache>
                <c:formatCode>0.00</c:formatCode>
                <c:ptCount val="24"/>
                <c:pt idx="0">
                  <c:v>53.1455087126224</c:v>
                </c:pt>
                <c:pt idx="1">
                  <c:v>53.1452964241579</c:v>
                </c:pt>
                <c:pt idx="2">
                  <c:v>53.14565958441855</c:v>
                </c:pt>
                <c:pt idx="3">
                  <c:v>53.14529508900986</c:v>
                </c:pt>
                <c:pt idx="4">
                  <c:v>53.14529508900986</c:v>
                </c:pt>
                <c:pt idx="5">
                  <c:v>53.1461850984319</c:v>
                </c:pt>
                <c:pt idx="6">
                  <c:v>53.22354173161365</c:v>
                </c:pt>
                <c:pt idx="7">
                  <c:v>57.8272380021702</c:v>
                </c:pt>
                <c:pt idx="8">
                  <c:v>53.3561585559689</c:v>
                </c:pt>
                <c:pt idx="9">
                  <c:v>53.23862861119274</c:v>
                </c:pt>
                <c:pt idx="10">
                  <c:v>53.35121405514934</c:v>
                </c:pt>
                <c:pt idx="11">
                  <c:v>53.396815501059</c:v>
                </c:pt>
                <c:pt idx="12">
                  <c:v>53.79610071912568</c:v>
                </c:pt>
                <c:pt idx="13">
                  <c:v>53.61779633386798</c:v>
                </c:pt>
                <c:pt idx="14">
                  <c:v>53.65841918065998</c:v>
                </c:pt>
                <c:pt idx="15">
                  <c:v>54.64900976606798</c:v>
                </c:pt>
                <c:pt idx="16">
                  <c:v>58.7274005893579</c:v>
                </c:pt>
                <c:pt idx="17">
                  <c:v>57.04060416413242</c:v>
                </c:pt>
                <c:pt idx="18">
                  <c:v>54.6386327789998</c:v>
                </c:pt>
                <c:pt idx="19">
                  <c:v>56.6122365530074</c:v>
                </c:pt>
                <c:pt idx="20">
                  <c:v>54.22385952915142</c:v>
                </c:pt>
                <c:pt idx="21">
                  <c:v>53.61779633386798</c:v>
                </c:pt>
                <c:pt idx="22">
                  <c:v>53.23862861119274</c:v>
                </c:pt>
                <c:pt idx="23">
                  <c:v>53.16260572387675</c:v>
                </c:pt>
              </c:numCache>
            </c:numRef>
          </c:val>
          <c:smooth val="0"/>
          <c:extLst xmlns:c16r2="http://schemas.microsoft.com/office/drawing/2015/06/chart">
            <c:ext xmlns:c16="http://schemas.microsoft.com/office/drawing/2014/chart" uri="{C3380CC4-5D6E-409C-BE32-E72D297353CC}">
              <c16:uniqueId val="{00000002-6363-464E-97CF-324DD66711F6}"/>
            </c:ext>
          </c:extLst>
        </c:ser>
        <c:ser>
          <c:idx val="3"/>
          <c:order val="3"/>
          <c:tx>
            <c:strRef>
              <c:f>Time_Speed!$A$6</c:f>
              <c:strCache>
                <c:ptCount val="1"/>
                <c:pt idx="0">
                  <c:v>Scenario_3</c:v>
                </c:pt>
              </c:strCache>
            </c:strRef>
          </c:tx>
          <c:spPr>
            <a:ln w="28575" cap="rnd">
              <a:solidFill>
                <a:schemeClr val="accent4"/>
              </a:solidFill>
              <a:round/>
            </a:ln>
            <a:effectLst/>
          </c:spPr>
          <c:marker>
            <c:symbol val="none"/>
          </c:marker>
          <c:cat>
            <c:strRef>
              <c:f>Time_Speed!$B$34:$Y$34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Time_Speed!$B$6:$Y$6</c:f>
              <c:numCache>
                <c:formatCode>0.00</c:formatCode>
                <c:ptCount val="24"/>
                <c:pt idx="0">
                  <c:v>53.14549926101017</c:v>
                </c:pt>
                <c:pt idx="1">
                  <c:v>53.14529636117337</c:v>
                </c:pt>
                <c:pt idx="2">
                  <c:v>53.14564346038095</c:v>
                </c:pt>
                <c:pt idx="3">
                  <c:v>53.14529508507333</c:v>
                </c:pt>
                <c:pt idx="4">
                  <c:v>53.14529508507333</c:v>
                </c:pt>
                <c:pt idx="5">
                  <c:v>53.14614573311603</c:v>
                </c:pt>
                <c:pt idx="6">
                  <c:v>53.2186927894236</c:v>
                </c:pt>
                <c:pt idx="7">
                  <c:v>57.53709844280474</c:v>
                </c:pt>
                <c:pt idx="8">
                  <c:v>53.34309136229839</c:v>
                </c:pt>
                <c:pt idx="9">
                  <c:v>53.23450085742773</c:v>
                </c:pt>
                <c:pt idx="10">
                  <c:v>53.3421071199718</c:v>
                </c:pt>
                <c:pt idx="11">
                  <c:v>53.38569180531421</c:v>
                </c:pt>
                <c:pt idx="12">
                  <c:v>53.76731831494311</c:v>
                </c:pt>
                <c:pt idx="13">
                  <c:v>53.59689958374479</c:v>
                </c:pt>
                <c:pt idx="14">
                  <c:v>53.63572585256677</c:v>
                </c:pt>
                <c:pt idx="15">
                  <c:v>54.55582470571286</c:v>
                </c:pt>
                <c:pt idx="16">
                  <c:v>58.38147805837544</c:v>
                </c:pt>
                <c:pt idx="17">
                  <c:v>56.79921222760503</c:v>
                </c:pt>
                <c:pt idx="18">
                  <c:v>54.57258871898913</c:v>
                </c:pt>
                <c:pt idx="19">
                  <c:v>56.45890828483108</c:v>
                </c:pt>
                <c:pt idx="20">
                  <c:v>54.17615914867896</c:v>
                </c:pt>
                <c:pt idx="21">
                  <c:v>53.59689958374479</c:v>
                </c:pt>
                <c:pt idx="22">
                  <c:v>53.23450085742773</c:v>
                </c:pt>
                <c:pt idx="23">
                  <c:v>53.16184014324664</c:v>
                </c:pt>
              </c:numCache>
            </c:numRef>
          </c:val>
          <c:smooth val="0"/>
          <c:extLst xmlns:c16r2="http://schemas.microsoft.com/office/drawing/2015/06/chart">
            <c:ext xmlns:c16="http://schemas.microsoft.com/office/drawing/2014/chart" uri="{C3380CC4-5D6E-409C-BE32-E72D297353CC}">
              <c16:uniqueId val="{00000003-6363-464E-97CF-324DD66711F6}"/>
            </c:ext>
          </c:extLst>
        </c:ser>
        <c:ser>
          <c:idx val="4"/>
          <c:order val="4"/>
          <c:tx>
            <c:strRef>
              <c:f>Time_Speed!$A$7</c:f>
              <c:strCache>
                <c:ptCount val="1"/>
                <c:pt idx="0">
                  <c:v>Scenario_4</c:v>
                </c:pt>
              </c:strCache>
            </c:strRef>
          </c:tx>
          <c:spPr>
            <a:ln w="28575" cap="rnd">
              <a:solidFill>
                <a:schemeClr val="accent5"/>
              </a:solidFill>
              <a:round/>
            </a:ln>
            <a:effectLst/>
          </c:spPr>
          <c:marker>
            <c:symbol val="none"/>
          </c:marker>
          <c:cat>
            <c:strRef>
              <c:f>Time_Speed!$B$34:$Y$34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Time_Speed!$B$7:$Y$7</c:f>
              <c:numCache>
                <c:formatCode>0.00</c:formatCode>
                <c:ptCount val="24"/>
                <c:pt idx="0">
                  <c:v>53.14549035496931</c:v>
                </c:pt>
                <c:pt idx="1">
                  <c:v>53.14529630182448</c:v>
                </c:pt>
                <c:pt idx="2">
                  <c:v>53.14562826706339</c:v>
                </c:pt>
                <c:pt idx="3">
                  <c:v>53.145295081364</c:v>
                </c:pt>
                <c:pt idx="4">
                  <c:v>53.145295081364</c:v>
                </c:pt>
                <c:pt idx="5">
                  <c:v>53.14610864006533</c:v>
                </c:pt>
                <c:pt idx="6">
                  <c:v>53.21010816318993</c:v>
                </c:pt>
                <c:pt idx="7">
                  <c:v>57.02343188377481</c:v>
                </c:pt>
                <c:pt idx="8">
                  <c:v>53.31995704373976</c:v>
                </c:pt>
                <c:pt idx="9">
                  <c:v>53.23061136815313</c:v>
                </c:pt>
                <c:pt idx="10">
                  <c:v>53.3335258601816</c:v>
                </c:pt>
                <c:pt idx="11">
                  <c:v>53.37521019770423</c:v>
                </c:pt>
                <c:pt idx="12">
                  <c:v>53.74019730408171</c:v>
                </c:pt>
                <c:pt idx="13">
                  <c:v>53.57720904724728</c:v>
                </c:pt>
                <c:pt idx="14">
                  <c:v>53.61434244129559</c:v>
                </c:pt>
                <c:pt idx="15">
                  <c:v>54.39084875653135</c:v>
                </c:pt>
                <c:pt idx="16">
                  <c:v>57.76905260669985</c:v>
                </c:pt>
                <c:pt idx="17">
                  <c:v>56.37184904805891</c:v>
                </c:pt>
                <c:pt idx="18">
                  <c:v>54.51035689021974</c:v>
                </c:pt>
                <c:pt idx="19">
                  <c:v>56.31437444688602</c:v>
                </c:pt>
                <c:pt idx="20">
                  <c:v>54.1312121554706</c:v>
                </c:pt>
                <c:pt idx="21">
                  <c:v>53.57720904724728</c:v>
                </c:pt>
                <c:pt idx="22">
                  <c:v>53.23061136815313</c:v>
                </c:pt>
                <c:pt idx="23">
                  <c:v>53.161118753876</c:v>
                </c:pt>
              </c:numCache>
            </c:numRef>
          </c:val>
          <c:smooth val="0"/>
          <c:extLst xmlns:c16r2="http://schemas.microsoft.com/office/drawing/2015/06/chart">
            <c:ext xmlns:c16="http://schemas.microsoft.com/office/drawing/2014/chart" uri="{C3380CC4-5D6E-409C-BE32-E72D297353CC}">
              <c16:uniqueId val="{00000004-6363-464E-97CF-324DD66711F6}"/>
            </c:ext>
          </c:extLst>
        </c:ser>
        <c:ser>
          <c:idx val="5"/>
          <c:order val="5"/>
          <c:tx>
            <c:strRef>
              <c:f>Time_Speed!$A$8</c:f>
              <c:strCache>
                <c:ptCount val="1"/>
                <c:pt idx="0">
                  <c:v>Scenario_5</c:v>
                </c:pt>
              </c:strCache>
            </c:strRef>
          </c:tx>
          <c:spPr>
            <a:ln w="28575" cap="rnd">
              <a:solidFill>
                <a:schemeClr val="accent6"/>
              </a:solidFill>
              <a:round/>
            </a:ln>
            <a:effectLst/>
          </c:spPr>
          <c:marker>
            <c:symbol val="none"/>
          </c:marker>
          <c:cat>
            <c:strRef>
              <c:f>Time_Speed!$B$34:$Y$34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Time_Speed!$B$8:$Y$8</c:f>
              <c:numCache>
                <c:formatCode>0.00</c:formatCode>
                <c:ptCount val="24"/>
                <c:pt idx="0">
                  <c:v>53.14548067340002</c:v>
                </c:pt>
                <c:pt idx="1">
                  <c:v>53.14529623730753</c:v>
                </c:pt>
                <c:pt idx="2">
                  <c:v>53.14561175072755</c:v>
                </c:pt>
                <c:pt idx="3">
                  <c:v>53.14529507733173</c:v>
                </c:pt>
                <c:pt idx="4">
                  <c:v>53.14529507733173</c:v>
                </c:pt>
                <c:pt idx="5">
                  <c:v>53.14606831699213</c:v>
                </c:pt>
                <c:pt idx="6">
                  <c:v>53.20448146368083</c:v>
                </c:pt>
                <c:pt idx="7">
                  <c:v>56.68675473697758</c:v>
                </c:pt>
                <c:pt idx="8">
                  <c:v>53.30479390728819</c:v>
                </c:pt>
                <c:pt idx="9">
                  <c:v>53.22638318630247</c:v>
                </c:pt>
                <c:pt idx="10">
                  <c:v>53.32419735358918</c:v>
                </c:pt>
                <c:pt idx="11">
                  <c:v>53.3638158628419</c:v>
                </c:pt>
                <c:pt idx="12">
                  <c:v>53.71071462492021</c:v>
                </c:pt>
                <c:pt idx="13">
                  <c:v>53.55580388008034</c:v>
                </c:pt>
                <c:pt idx="14">
                  <c:v>53.59109698532885</c:v>
                </c:pt>
                <c:pt idx="15">
                  <c:v>54.2827170690428</c:v>
                </c:pt>
                <c:pt idx="16">
                  <c:v>57.36764503316832</c:v>
                </c:pt>
                <c:pt idx="17">
                  <c:v>56.09173851043238</c:v>
                </c:pt>
                <c:pt idx="18">
                  <c:v>54.4427059810699</c:v>
                </c:pt>
                <c:pt idx="19">
                  <c:v>56.15737177568751</c:v>
                </c:pt>
                <c:pt idx="20">
                  <c:v>54.08235122676853</c:v>
                </c:pt>
                <c:pt idx="21">
                  <c:v>53.55580388008034</c:v>
                </c:pt>
                <c:pt idx="22">
                  <c:v>53.22638318630247</c:v>
                </c:pt>
                <c:pt idx="23">
                  <c:v>53.16033454668885</c:v>
                </c:pt>
              </c:numCache>
            </c:numRef>
          </c:val>
          <c:smooth val="0"/>
          <c:extLst xmlns:c16r2="http://schemas.microsoft.com/office/drawing/2015/06/chart">
            <c:ext xmlns:c16="http://schemas.microsoft.com/office/drawing/2014/chart" uri="{C3380CC4-5D6E-409C-BE32-E72D297353CC}">
              <c16:uniqueId val="{00000005-6363-464E-97CF-324DD66711F6}"/>
            </c:ext>
          </c:extLst>
        </c:ser>
        <c:ser>
          <c:idx val="6"/>
          <c:order val="6"/>
          <c:tx>
            <c:strRef>
              <c:f>Time_Speed!$A$9</c:f>
              <c:strCache>
                <c:ptCount val="1"/>
                <c:pt idx="0">
                  <c:v>Scenario_6</c:v>
                </c:pt>
              </c:strCache>
            </c:strRef>
          </c:tx>
          <c:spPr>
            <a:ln w="28575" cap="rnd">
              <a:solidFill>
                <a:schemeClr val="accent1">
                  <a:lumMod val="60000"/>
                </a:schemeClr>
              </a:solidFill>
              <a:round/>
            </a:ln>
            <a:effectLst/>
          </c:spPr>
          <c:marker>
            <c:symbol val="none"/>
          </c:marker>
          <c:cat>
            <c:strRef>
              <c:f>Time_Speed!$B$34:$Y$34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Time_Speed!$B$9:$Y$9</c:f>
              <c:numCache>
                <c:formatCode>0.00</c:formatCode>
                <c:ptCount val="24"/>
                <c:pt idx="0">
                  <c:v>53.14547416711859</c:v>
                </c:pt>
                <c:pt idx="1">
                  <c:v>53.14529619395038</c:v>
                </c:pt>
                <c:pt idx="2">
                  <c:v>53.14560065129539</c:v>
                </c:pt>
                <c:pt idx="3">
                  <c:v>53.1452950746219</c:v>
                </c:pt>
                <c:pt idx="4">
                  <c:v>53.1452950746219</c:v>
                </c:pt>
                <c:pt idx="5">
                  <c:v>53.14604121877655</c:v>
                </c:pt>
                <c:pt idx="6">
                  <c:v>53.19933131274242</c:v>
                </c:pt>
                <c:pt idx="7">
                  <c:v>56.37859545797708</c:v>
                </c:pt>
                <c:pt idx="8">
                  <c:v>53.29091499995043</c:v>
                </c:pt>
                <c:pt idx="9">
                  <c:v>53.22354173161365</c:v>
                </c:pt>
                <c:pt idx="10">
                  <c:v>53.31792834009977</c:v>
                </c:pt>
                <c:pt idx="11">
                  <c:v>53.3561585559689</c:v>
                </c:pt>
                <c:pt idx="12">
                  <c:v>53.69090145206059</c:v>
                </c:pt>
                <c:pt idx="13">
                  <c:v>53.54141901797345</c:v>
                </c:pt>
                <c:pt idx="14">
                  <c:v>53.57547539848138</c:v>
                </c:pt>
                <c:pt idx="15">
                  <c:v>54.18374350417086</c:v>
                </c:pt>
                <c:pt idx="16">
                  <c:v>57.0002382471125</c:v>
                </c:pt>
                <c:pt idx="17">
                  <c:v>55.83535442687094</c:v>
                </c:pt>
                <c:pt idx="18">
                  <c:v>54.39724270589925</c:v>
                </c:pt>
                <c:pt idx="19">
                  <c:v>56.05182397659824</c:v>
                </c:pt>
                <c:pt idx="20">
                  <c:v>54.04951533633463</c:v>
                </c:pt>
                <c:pt idx="21">
                  <c:v>53.54141901797345</c:v>
                </c:pt>
                <c:pt idx="22">
                  <c:v>53.22354173161365</c:v>
                </c:pt>
                <c:pt idx="23">
                  <c:v>53.15980753784982</c:v>
                </c:pt>
              </c:numCache>
            </c:numRef>
          </c:val>
          <c:smooth val="0"/>
          <c:extLst xmlns:c16r2="http://schemas.microsoft.com/office/drawing/2015/06/chart">
            <c:ext xmlns:c16="http://schemas.microsoft.com/office/drawing/2014/chart" uri="{C3380CC4-5D6E-409C-BE32-E72D297353CC}">
              <c16:uniqueId val="{00000006-6363-464E-97CF-324DD66711F6}"/>
            </c:ext>
          </c:extLst>
        </c:ser>
        <c:ser>
          <c:idx val="7"/>
          <c:order val="7"/>
          <c:tx>
            <c:strRef>
              <c:f>Time_Speed!$A$10</c:f>
              <c:strCache>
                <c:ptCount val="1"/>
                <c:pt idx="0">
                  <c:v>Scenario_7</c:v>
                </c:pt>
              </c:strCache>
            </c:strRef>
          </c:tx>
          <c:spPr>
            <a:ln w="28575" cap="rnd">
              <a:solidFill>
                <a:schemeClr val="accent2">
                  <a:lumMod val="60000"/>
                </a:schemeClr>
              </a:solidFill>
              <a:round/>
            </a:ln>
            <a:effectLst/>
          </c:spPr>
          <c:marker>
            <c:symbol val="none"/>
          </c:marker>
          <c:cat>
            <c:strRef>
              <c:f>Time_Speed!$B$34:$Y$34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Time_Speed!$B$10:$Y$10</c:f>
              <c:numCache>
                <c:formatCode>0.00</c:formatCode>
                <c:ptCount val="24"/>
                <c:pt idx="0">
                  <c:v>53.14546779003155</c:v>
                </c:pt>
                <c:pt idx="1">
                  <c:v>53.14529615145415</c:v>
                </c:pt>
                <c:pt idx="2">
                  <c:v>53.14558977226222</c:v>
                </c:pt>
                <c:pt idx="3">
                  <c:v>53.1452950719659</c:v>
                </c:pt>
                <c:pt idx="4">
                  <c:v>53.1452950719659</c:v>
                </c:pt>
                <c:pt idx="5">
                  <c:v>53.14601465864504</c:v>
                </c:pt>
                <c:pt idx="6">
                  <c:v>53.19260487298755</c:v>
                </c:pt>
                <c:pt idx="7">
                  <c:v>55.9761113711122</c:v>
                </c:pt>
                <c:pt idx="8">
                  <c:v>53.27278822355445</c:v>
                </c:pt>
                <c:pt idx="9">
                  <c:v>53.22075669922304</c:v>
                </c:pt>
                <c:pt idx="10">
                  <c:v>53.31178380940933</c:v>
                </c:pt>
                <c:pt idx="11">
                  <c:v>53.34865329897352</c:v>
                </c:pt>
                <c:pt idx="12">
                  <c:v>53.67148170629907</c:v>
                </c:pt>
                <c:pt idx="13">
                  <c:v>53.52731979375508</c:v>
                </c:pt>
                <c:pt idx="14">
                  <c:v>53.56016400705609</c:v>
                </c:pt>
                <c:pt idx="15">
                  <c:v>54.0544774425851</c:v>
                </c:pt>
                <c:pt idx="16">
                  <c:v>56.5202842376332</c:v>
                </c:pt>
                <c:pt idx="17">
                  <c:v>55.50049346301484</c:v>
                </c:pt>
                <c:pt idx="18">
                  <c:v>54.352682187591</c:v>
                </c:pt>
                <c:pt idx="19">
                  <c:v>55.94837202174259</c:v>
                </c:pt>
                <c:pt idx="20">
                  <c:v>54.01733146274433</c:v>
                </c:pt>
                <c:pt idx="21">
                  <c:v>53.52731979375508</c:v>
                </c:pt>
                <c:pt idx="22">
                  <c:v>53.22075669922304</c:v>
                </c:pt>
                <c:pt idx="23">
                  <c:v>53.1592909937471</c:v>
                </c:pt>
              </c:numCache>
            </c:numRef>
          </c:val>
          <c:smooth val="0"/>
          <c:extLst xmlns:c16r2="http://schemas.microsoft.com/office/drawing/2015/06/chart">
            <c:ext xmlns:c16="http://schemas.microsoft.com/office/drawing/2014/chart" uri="{C3380CC4-5D6E-409C-BE32-E72D297353CC}">
              <c16:uniqueId val="{00000007-6363-464E-97CF-324DD66711F6}"/>
            </c:ext>
          </c:extLst>
        </c:ser>
        <c:ser>
          <c:idx val="8"/>
          <c:order val="8"/>
          <c:tx>
            <c:strRef>
              <c:f>Time_Speed!$A$11</c:f>
              <c:strCache>
                <c:ptCount val="1"/>
                <c:pt idx="0">
                  <c:v>Scenario_8</c:v>
                </c:pt>
              </c:strCache>
            </c:strRef>
          </c:tx>
          <c:spPr>
            <a:ln w="28575" cap="rnd">
              <a:solidFill>
                <a:schemeClr val="accent3">
                  <a:lumMod val="60000"/>
                </a:schemeClr>
              </a:solidFill>
              <a:round/>
            </a:ln>
            <a:effectLst/>
          </c:spPr>
          <c:marker>
            <c:symbol val="none"/>
          </c:marker>
          <c:cat>
            <c:strRef>
              <c:f>Time_Speed!$B$34:$Y$34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Time_Speed!$B$11:$Y$11</c:f>
              <c:numCache>
                <c:formatCode>0.00</c:formatCode>
                <c:ptCount val="24"/>
                <c:pt idx="0">
                  <c:v>53.14546306415034</c:v>
                </c:pt>
                <c:pt idx="1">
                  <c:v>53.14529611996141</c:v>
                </c:pt>
                <c:pt idx="2">
                  <c:v>53.14558171011496</c:v>
                </c:pt>
                <c:pt idx="3">
                  <c:v>53.14529506999757</c:v>
                </c:pt>
                <c:pt idx="4">
                  <c:v>53.14529506999757</c:v>
                </c:pt>
                <c:pt idx="5">
                  <c:v>53.14599497567281</c:v>
                </c:pt>
                <c:pt idx="6">
                  <c:v>53.18862927331316</c:v>
                </c:pt>
                <c:pt idx="7">
                  <c:v>55.73822883373903</c:v>
                </c:pt>
                <c:pt idx="8">
                  <c:v>53.26207456102681</c:v>
                </c:pt>
                <c:pt idx="9">
                  <c:v>53.2186927894236</c:v>
                </c:pt>
                <c:pt idx="10">
                  <c:v>53.30723026909965</c:v>
                </c:pt>
                <c:pt idx="11">
                  <c:v>53.34309136229839</c:v>
                </c:pt>
                <c:pt idx="12">
                  <c:v>53.657090272466</c:v>
                </c:pt>
                <c:pt idx="13">
                  <c:v>53.51687125049429</c:v>
                </c:pt>
                <c:pt idx="14">
                  <c:v>53.5488171605321</c:v>
                </c:pt>
                <c:pt idx="15">
                  <c:v>53.97807593003428</c:v>
                </c:pt>
                <c:pt idx="16">
                  <c:v>56.2367530669528</c:v>
                </c:pt>
                <c:pt idx="17">
                  <c:v>55.30257861695802</c:v>
                </c:pt>
                <c:pt idx="18">
                  <c:v>54.3196596262815</c:v>
                </c:pt>
                <c:pt idx="19">
                  <c:v>55.87170665423753</c:v>
                </c:pt>
                <c:pt idx="20">
                  <c:v>53.9934808886203</c:v>
                </c:pt>
                <c:pt idx="21">
                  <c:v>53.51687125049429</c:v>
                </c:pt>
                <c:pt idx="22">
                  <c:v>53.2186927894236</c:v>
                </c:pt>
                <c:pt idx="23">
                  <c:v>53.15890819732098</c:v>
                </c:pt>
              </c:numCache>
            </c:numRef>
          </c:val>
          <c:smooth val="0"/>
          <c:extLst xmlns:c16r2="http://schemas.microsoft.com/office/drawing/2015/06/chart">
            <c:ext xmlns:c16="http://schemas.microsoft.com/office/drawing/2014/chart" uri="{C3380CC4-5D6E-409C-BE32-E72D297353CC}">
              <c16:uniqueId val="{00000008-6363-464E-97CF-324DD66711F6}"/>
            </c:ext>
          </c:extLst>
        </c:ser>
        <c:dLbls>
          <c:showLegendKey val="0"/>
          <c:showVal val="0"/>
          <c:showCatName val="0"/>
          <c:showSerName val="0"/>
          <c:showPercent val="0"/>
          <c:showBubbleSize val="0"/>
        </c:dLbls>
        <c:smooth val="0"/>
        <c:axId val="1742961008"/>
        <c:axId val="1742963056"/>
      </c:lineChart>
      <c:catAx>
        <c:axId val="1742961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742963056"/>
        <c:crosses val="autoZero"/>
        <c:auto val="1"/>
        <c:lblAlgn val="ctr"/>
        <c:lblOffset val="100"/>
        <c:noMultiLvlLbl val="0"/>
      </c:catAx>
      <c:valAx>
        <c:axId val="1742963056"/>
        <c:scaling>
          <c:orientation val="minMax"/>
          <c:max val="65.0"/>
          <c:min val="4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a:t>Travel time (minutes)</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7429610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0.00611</cdr:x>
      <cdr:y>0.88238</cdr:y>
    </cdr:from>
    <cdr:to>
      <cdr:x>0.12993</cdr:x>
      <cdr:y>0.97369</cdr:y>
    </cdr:to>
    <cdr:sp macro="" textlink="">
      <cdr:nvSpPr>
        <cdr:cNvPr id="2" name="TextBox 1"/>
        <cdr:cNvSpPr txBox="1"/>
      </cdr:nvSpPr>
      <cdr:spPr>
        <a:xfrm xmlns:a="http://schemas.openxmlformats.org/drawingml/2006/main">
          <a:off x="34897" y="1855744"/>
          <a:ext cx="707667" cy="19204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rtl="0">
            <a:defRPr sz="1320" b="0" i="0" u="none" strike="noStrike" kern="1200" spc="0" baseline="0">
              <a:solidFill>
                <a:sysClr val="windowText" lastClr="000000">
                  <a:lumMod val="65000"/>
                  <a:lumOff val="35000"/>
                </a:sysClr>
              </a:solidFill>
              <a:latin typeface="+mn-lt"/>
              <a:ea typeface="+mn-ea"/>
              <a:cs typeface="+mn-cs"/>
            </a:defRPr>
          </a:pPr>
          <a:r>
            <a:rPr lang="en-US" sz="1000" b="0" i="0" u="none" strike="noStrike" kern="1200" spc="0" baseline="0">
              <a:solidFill>
                <a:sysClr val="windowText" lastClr="000000"/>
              </a:solidFill>
              <a:latin typeface="+mn-lt"/>
              <a:ea typeface="+mn-ea"/>
              <a:cs typeface="Times New Roman" panose="02020603050405020304" pitchFamily="18" charset="0"/>
            </a:rPr>
            <a:t>a) 2010</a:t>
          </a:r>
        </a:p>
      </cdr:txBody>
    </cdr:sp>
  </cdr:relSizeAnchor>
</c:userShapes>
</file>

<file path=word/drawings/drawing10.xml><?xml version="1.0" encoding="utf-8"?>
<c:userShapes xmlns:c="http://schemas.openxmlformats.org/drawingml/2006/chart">
  <cdr:relSizeAnchor xmlns:cdr="http://schemas.openxmlformats.org/drawingml/2006/chartDrawing">
    <cdr:from>
      <cdr:x>0</cdr:x>
      <cdr:y>0.84896</cdr:y>
    </cdr:from>
    <cdr:to>
      <cdr:x>0.14052</cdr:x>
      <cdr:y>0.91926</cdr:y>
    </cdr:to>
    <cdr:sp macro="" textlink="">
      <cdr:nvSpPr>
        <cdr:cNvPr id="2" name="TextBox 1"/>
        <cdr:cNvSpPr txBox="1"/>
      </cdr:nvSpPr>
      <cdr:spPr>
        <a:xfrm xmlns:a="http://schemas.openxmlformats.org/drawingml/2006/main">
          <a:off x="-1057523" y="1630206"/>
          <a:ext cx="803082" cy="13498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rtl="0">
            <a:defRPr sz="1320" b="0" i="0" u="none" strike="noStrike" kern="1200" spc="0" baseline="0">
              <a:solidFill>
                <a:sysClr val="windowText" lastClr="000000">
                  <a:lumMod val="65000"/>
                  <a:lumOff val="35000"/>
                </a:sysClr>
              </a:solidFill>
              <a:latin typeface="+mn-lt"/>
              <a:ea typeface="+mn-ea"/>
              <a:cs typeface="+mn-cs"/>
            </a:defRPr>
          </a:pPr>
          <a:r>
            <a:rPr lang="en-US" sz="1100" b="0" i="0" u="none" strike="noStrike" kern="1200" spc="0" baseline="0">
              <a:solidFill>
                <a:schemeClr val="tx1">
                  <a:lumMod val="65000"/>
                  <a:lumOff val="35000"/>
                </a:schemeClr>
              </a:solidFill>
              <a:latin typeface="+mn-lt"/>
              <a:ea typeface="+mn-ea"/>
              <a:cs typeface="Times New Roman" panose="02020603050405020304" pitchFamily="18" charset="0"/>
            </a:rPr>
            <a:t>a) </a:t>
          </a:r>
          <a:r>
            <a:rPr lang="en-US" sz="1000" b="0" i="0" u="none" strike="noStrike" kern="1200" spc="0" baseline="0">
              <a:solidFill>
                <a:schemeClr val="tx1">
                  <a:lumMod val="65000"/>
                  <a:lumOff val="35000"/>
                </a:schemeClr>
              </a:solidFill>
              <a:latin typeface="+mn-lt"/>
              <a:ea typeface="+mn-ea"/>
              <a:cs typeface="Times New Roman" panose="02020603050405020304" pitchFamily="18" charset="0"/>
            </a:rPr>
            <a:t>2010</a:t>
          </a:r>
        </a:p>
      </cdr:txBody>
    </cdr:sp>
  </cdr:relSizeAnchor>
</c:userShapes>
</file>

<file path=word/drawings/drawing11.xml><?xml version="1.0" encoding="utf-8"?>
<c:userShapes xmlns:c="http://schemas.openxmlformats.org/drawingml/2006/chart">
  <cdr:relSizeAnchor xmlns:cdr="http://schemas.openxmlformats.org/drawingml/2006/chartDrawing">
    <cdr:from>
      <cdr:x>0.00439</cdr:x>
      <cdr:y>0.88048</cdr:y>
    </cdr:from>
    <cdr:to>
      <cdr:x>0.11898</cdr:x>
      <cdr:y>0.95564</cdr:y>
    </cdr:to>
    <cdr:sp macro="" textlink="">
      <cdr:nvSpPr>
        <cdr:cNvPr id="2" name="TextBox 1"/>
        <cdr:cNvSpPr txBox="1"/>
      </cdr:nvSpPr>
      <cdr:spPr>
        <a:xfrm xmlns:a="http://schemas.openxmlformats.org/drawingml/2006/main">
          <a:off x="25108" y="1690725"/>
          <a:ext cx="654882" cy="14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rtl="0">
            <a:defRPr sz="1320" b="0" i="0" u="none" strike="noStrike" kern="1200" spc="0" baseline="0">
              <a:solidFill>
                <a:sysClr val="windowText" lastClr="000000">
                  <a:lumMod val="65000"/>
                  <a:lumOff val="35000"/>
                </a:sysClr>
              </a:solidFill>
              <a:latin typeface="+mn-lt"/>
              <a:ea typeface="+mn-ea"/>
              <a:cs typeface="+mn-cs"/>
            </a:defRPr>
          </a:pPr>
          <a:r>
            <a:rPr lang="en-US" sz="1100" b="0" i="0" u="none" strike="noStrike" kern="1200" spc="0" baseline="0">
              <a:solidFill>
                <a:schemeClr val="tx1">
                  <a:lumMod val="65000"/>
                  <a:lumOff val="35000"/>
                </a:schemeClr>
              </a:solidFill>
              <a:latin typeface="+mn-lt"/>
              <a:ea typeface="+mn-ea"/>
              <a:cs typeface="Times New Roman" panose="02020603050405020304" pitchFamily="18" charset="0"/>
            </a:rPr>
            <a:t>b) </a:t>
          </a:r>
          <a:r>
            <a:rPr lang="en-US" sz="1000" b="0" i="0" u="none" strike="noStrike" kern="1200" spc="0" baseline="0">
              <a:solidFill>
                <a:schemeClr val="tx1">
                  <a:lumMod val="65000"/>
                  <a:lumOff val="35000"/>
                </a:schemeClr>
              </a:solidFill>
              <a:latin typeface="+mn-lt"/>
              <a:ea typeface="+mn-ea"/>
              <a:cs typeface="Times New Roman" panose="02020603050405020304" pitchFamily="18" charset="0"/>
            </a:rPr>
            <a:t>2015</a:t>
          </a:r>
        </a:p>
      </cdr:txBody>
    </cdr:sp>
  </cdr:relSizeAnchor>
</c:userShapes>
</file>

<file path=word/drawings/drawing12.xml><?xml version="1.0" encoding="utf-8"?>
<c:userShapes xmlns:c="http://schemas.openxmlformats.org/drawingml/2006/chart">
  <cdr:relSizeAnchor xmlns:cdr="http://schemas.openxmlformats.org/drawingml/2006/chartDrawing">
    <cdr:from>
      <cdr:x>0.00908</cdr:x>
      <cdr:y>0.81051</cdr:y>
    </cdr:from>
    <cdr:to>
      <cdr:x>0.12746</cdr:x>
      <cdr:y>0.88991</cdr:y>
    </cdr:to>
    <cdr:sp macro="" textlink="">
      <cdr:nvSpPr>
        <cdr:cNvPr id="2" name="TextBox 1"/>
        <cdr:cNvSpPr txBox="1"/>
      </cdr:nvSpPr>
      <cdr:spPr>
        <a:xfrm xmlns:a="http://schemas.openxmlformats.org/drawingml/2006/main">
          <a:off x="59458" y="2631209"/>
          <a:ext cx="775164" cy="25773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rtl="0">
            <a:defRPr sz="1320" b="0" i="0" u="none" strike="noStrike" kern="1200" spc="0" baseline="0">
              <a:solidFill>
                <a:sysClr val="windowText" lastClr="000000">
                  <a:lumMod val="65000"/>
                  <a:lumOff val="35000"/>
                </a:sysClr>
              </a:solidFill>
              <a:latin typeface="+mn-lt"/>
              <a:ea typeface="+mn-ea"/>
              <a:cs typeface="+mn-cs"/>
            </a:defRPr>
          </a:pPr>
          <a:r>
            <a:rPr lang="en-US" sz="1100" b="0" i="0" u="none" strike="noStrike" kern="1200" spc="0" baseline="0">
              <a:solidFill>
                <a:schemeClr val="tx1">
                  <a:lumMod val="65000"/>
                  <a:lumOff val="35000"/>
                </a:schemeClr>
              </a:solidFill>
              <a:latin typeface="+mn-lt"/>
              <a:ea typeface="+mn-ea"/>
              <a:cs typeface="Times New Roman" panose="02020603050405020304" pitchFamily="18" charset="0"/>
            </a:rPr>
            <a:t>c) 2025</a:t>
          </a:r>
        </a:p>
      </cdr:txBody>
    </cdr:sp>
  </cdr:relSizeAnchor>
</c:userShapes>
</file>

<file path=word/drawings/drawing2.xml><?xml version="1.0" encoding="utf-8"?>
<c:userShapes xmlns:c="http://schemas.openxmlformats.org/drawingml/2006/chart">
  <cdr:relSizeAnchor xmlns:cdr="http://schemas.openxmlformats.org/drawingml/2006/chartDrawing">
    <cdr:from>
      <cdr:x>0.00943</cdr:x>
      <cdr:y>0.89141</cdr:y>
    </cdr:from>
    <cdr:to>
      <cdr:x>0.13321</cdr:x>
      <cdr:y>0.98272</cdr:y>
    </cdr:to>
    <cdr:sp macro="" textlink="">
      <cdr:nvSpPr>
        <cdr:cNvPr id="2" name="TextBox 1"/>
        <cdr:cNvSpPr txBox="1"/>
      </cdr:nvSpPr>
      <cdr:spPr>
        <a:xfrm xmlns:a="http://schemas.openxmlformats.org/drawingml/2006/main">
          <a:off x="53892" y="1874738"/>
          <a:ext cx="707667" cy="19204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rtl="0">
            <a:defRPr sz="1320" b="0" i="0" u="none" strike="noStrike" kern="1200" spc="0" baseline="0">
              <a:solidFill>
                <a:sysClr val="windowText" lastClr="000000">
                  <a:lumMod val="65000"/>
                  <a:lumOff val="35000"/>
                </a:sysClr>
              </a:solidFill>
              <a:latin typeface="+mn-lt"/>
              <a:ea typeface="+mn-ea"/>
              <a:cs typeface="+mn-cs"/>
            </a:defRPr>
          </a:pPr>
          <a:r>
            <a:rPr lang="en-US" sz="1000" b="0" i="0" u="none" strike="noStrike" kern="1200" spc="0" baseline="0">
              <a:solidFill>
                <a:sysClr val="windowText" lastClr="000000"/>
              </a:solidFill>
              <a:latin typeface="+mn-lt"/>
              <a:ea typeface="+mn-ea"/>
              <a:cs typeface="Times New Roman" panose="02020603050405020304" pitchFamily="18" charset="0"/>
            </a:rPr>
            <a:t>b) 2015</a:t>
          </a:r>
        </a:p>
      </cdr:txBody>
    </cdr:sp>
  </cdr:relSizeAnchor>
</c:userShapes>
</file>

<file path=word/drawings/drawing3.xml><?xml version="1.0" encoding="utf-8"?>
<c:userShapes xmlns:c="http://schemas.openxmlformats.org/drawingml/2006/chart">
  <cdr:relSizeAnchor xmlns:cdr="http://schemas.openxmlformats.org/drawingml/2006/chartDrawing">
    <cdr:from>
      <cdr:x>0.01778</cdr:x>
      <cdr:y>0.89141</cdr:y>
    </cdr:from>
    <cdr:to>
      <cdr:x>0.1416</cdr:x>
      <cdr:y>0.98272</cdr:y>
    </cdr:to>
    <cdr:sp macro="" textlink="">
      <cdr:nvSpPr>
        <cdr:cNvPr id="2" name="TextBox 1"/>
        <cdr:cNvSpPr txBox="1"/>
      </cdr:nvSpPr>
      <cdr:spPr>
        <a:xfrm xmlns:a="http://schemas.openxmlformats.org/drawingml/2006/main">
          <a:off x="101600" y="1874738"/>
          <a:ext cx="707667" cy="19204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rtl="0">
            <a:defRPr sz="1320" b="0" i="0" u="none" strike="noStrike" kern="1200" spc="0" baseline="0">
              <a:solidFill>
                <a:sysClr val="windowText" lastClr="000000">
                  <a:lumMod val="65000"/>
                  <a:lumOff val="35000"/>
                </a:sysClr>
              </a:solidFill>
              <a:latin typeface="+mn-lt"/>
              <a:ea typeface="+mn-ea"/>
              <a:cs typeface="+mn-cs"/>
            </a:defRPr>
          </a:pPr>
          <a:r>
            <a:rPr lang="en-US" sz="1000" b="0" i="0" u="none" strike="noStrike" kern="1200" spc="0" baseline="0">
              <a:solidFill>
                <a:sysClr val="windowText" lastClr="000000"/>
              </a:solidFill>
              <a:latin typeface="+mn-lt"/>
              <a:ea typeface="+mn-ea"/>
              <a:cs typeface="Times New Roman" panose="02020603050405020304" pitchFamily="18" charset="0"/>
            </a:rPr>
            <a:t>c) 2025</a:t>
          </a:r>
        </a:p>
      </cdr:txBody>
    </cdr:sp>
  </cdr:relSizeAnchor>
</c:userShapes>
</file>

<file path=word/drawings/drawing4.xml><?xml version="1.0" encoding="utf-8"?>
<c:userShapes xmlns:c="http://schemas.openxmlformats.org/drawingml/2006/chart">
  <cdr:relSizeAnchor xmlns:cdr="http://schemas.openxmlformats.org/drawingml/2006/chartDrawing">
    <cdr:from>
      <cdr:x>0.00722</cdr:x>
      <cdr:y>0.8781</cdr:y>
    </cdr:from>
    <cdr:to>
      <cdr:x>0.11696</cdr:x>
      <cdr:y>0.95772</cdr:y>
    </cdr:to>
    <cdr:sp macro="" textlink="">
      <cdr:nvSpPr>
        <cdr:cNvPr id="2" name="TextBox 1"/>
        <cdr:cNvSpPr txBox="1"/>
      </cdr:nvSpPr>
      <cdr:spPr>
        <a:xfrm xmlns:a="http://schemas.openxmlformats.org/drawingml/2006/main">
          <a:off x="41283" y="1605877"/>
          <a:ext cx="627164" cy="14560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rtl="0">
            <a:defRPr sz="1320" b="0" i="0" u="none" strike="noStrike" kern="1200" spc="0" baseline="0">
              <a:solidFill>
                <a:sysClr val="windowText" lastClr="000000">
                  <a:lumMod val="65000"/>
                  <a:lumOff val="35000"/>
                </a:sysClr>
              </a:solidFill>
              <a:latin typeface="+mn-lt"/>
              <a:ea typeface="+mn-ea"/>
              <a:cs typeface="+mn-cs"/>
            </a:defRPr>
          </a:pPr>
          <a:r>
            <a:rPr lang="en-US" sz="1000" b="0" i="0" u="none" strike="noStrike" kern="1200" spc="0" baseline="0">
              <a:solidFill>
                <a:sysClr val="windowText" lastClr="000000"/>
              </a:solidFill>
              <a:latin typeface="+mn-lt"/>
              <a:ea typeface="+mn-ea"/>
              <a:cs typeface="Times New Roman" panose="02020603050405020304" pitchFamily="18" charset="0"/>
            </a:rPr>
            <a:t>a) 2010</a:t>
          </a:r>
        </a:p>
      </cdr:txBody>
    </cdr:sp>
  </cdr:relSizeAnchor>
</c:userShapes>
</file>

<file path=word/drawings/drawing5.xml><?xml version="1.0" encoding="utf-8"?>
<c:userShapes xmlns:c="http://schemas.openxmlformats.org/drawingml/2006/chart">
  <cdr:relSizeAnchor xmlns:cdr="http://schemas.openxmlformats.org/drawingml/2006/chartDrawing">
    <cdr:from>
      <cdr:x>0.01395</cdr:x>
      <cdr:y>0.90143</cdr:y>
    </cdr:from>
    <cdr:to>
      <cdr:x>0.12433</cdr:x>
      <cdr:y>0.98024</cdr:y>
    </cdr:to>
    <cdr:sp macro="" textlink="">
      <cdr:nvSpPr>
        <cdr:cNvPr id="2" name="TextBox 1"/>
        <cdr:cNvSpPr txBox="1"/>
      </cdr:nvSpPr>
      <cdr:spPr>
        <a:xfrm xmlns:a="http://schemas.openxmlformats.org/drawingml/2006/main">
          <a:off x="79732" y="1730957"/>
          <a:ext cx="630822" cy="151334"/>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rtl="0">
            <a:defRPr sz="1320" b="0" i="0" u="none" strike="noStrike" kern="1200" spc="0" baseline="0">
              <a:solidFill>
                <a:sysClr val="windowText" lastClr="000000">
                  <a:lumMod val="65000"/>
                  <a:lumOff val="35000"/>
                </a:sysClr>
              </a:solidFill>
              <a:latin typeface="+mn-lt"/>
              <a:ea typeface="+mn-ea"/>
              <a:cs typeface="+mn-cs"/>
            </a:defRPr>
          </a:pPr>
          <a:r>
            <a:rPr lang="en-US" sz="1000" b="0" i="0" u="none" strike="noStrike" kern="1200" spc="0" baseline="0">
              <a:solidFill>
                <a:sysClr val="windowText" lastClr="000000">
                  <a:lumMod val="65000"/>
                  <a:lumOff val="35000"/>
                </a:sysClr>
              </a:solidFill>
              <a:latin typeface="+mn-lt"/>
              <a:ea typeface="+mn-ea"/>
              <a:cs typeface="+mn-cs"/>
            </a:rPr>
            <a:t>b) 2015</a:t>
          </a:r>
        </a:p>
      </cdr:txBody>
    </cdr:sp>
  </cdr:relSizeAnchor>
</c:userShapes>
</file>

<file path=word/drawings/drawing6.xml><?xml version="1.0" encoding="utf-8"?>
<c:userShapes xmlns:c="http://schemas.openxmlformats.org/drawingml/2006/chart">
  <cdr:relSizeAnchor xmlns:cdr="http://schemas.openxmlformats.org/drawingml/2006/chartDrawing">
    <cdr:from>
      <cdr:x>0.01051</cdr:x>
      <cdr:y>0.90989</cdr:y>
    </cdr:from>
    <cdr:to>
      <cdr:x>0.12089</cdr:x>
      <cdr:y>0.99003</cdr:y>
    </cdr:to>
    <cdr:sp macro="" textlink="">
      <cdr:nvSpPr>
        <cdr:cNvPr id="2" name="TextBox 1"/>
        <cdr:cNvSpPr txBox="1"/>
      </cdr:nvSpPr>
      <cdr:spPr>
        <a:xfrm xmlns:a="http://schemas.openxmlformats.org/drawingml/2006/main">
          <a:off x="60050" y="2163217"/>
          <a:ext cx="630822" cy="19052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rtl="0">
            <a:defRPr sz="1320" b="0" i="0" u="none" strike="noStrike" kern="1200" spc="0" baseline="0">
              <a:solidFill>
                <a:sysClr val="windowText" lastClr="000000">
                  <a:lumMod val="65000"/>
                  <a:lumOff val="35000"/>
                </a:sysClr>
              </a:solidFill>
              <a:latin typeface="+mn-lt"/>
              <a:ea typeface="+mn-ea"/>
              <a:cs typeface="+mn-cs"/>
            </a:defRPr>
          </a:pPr>
          <a:r>
            <a:rPr lang="en-US" sz="1000" b="0" i="0" u="none" strike="noStrike" kern="1200" spc="0" baseline="0">
              <a:solidFill>
                <a:sysClr val="windowText" lastClr="000000">
                  <a:lumMod val="65000"/>
                  <a:lumOff val="35000"/>
                </a:sysClr>
              </a:solidFill>
              <a:latin typeface="+mn-lt"/>
              <a:ea typeface="+mn-ea"/>
              <a:cs typeface="+mn-cs"/>
            </a:rPr>
            <a:t>c) 2025</a:t>
          </a:r>
        </a:p>
      </cdr:txBody>
    </cdr:sp>
  </cdr:relSizeAnchor>
</c:userShapes>
</file>

<file path=word/drawings/drawing7.xml><?xml version="1.0" encoding="utf-8"?>
<c:userShapes xmlns:c="http://schemas.openxmlformats.org/drawingml/2006/chart">
  <cdr:relSizeAnchor xmlns:cdr="http://schemas.openxmlformats.org/drawingml/2006/chartDrawing">
    <cdr:from>
      <cdr:x>0</cdr:x>
      <cdr:y>0.85781</cdr:y>
    </cdr:from>
    <cdr:to>
      <cdr:x>0.17809</cdr:x>
      <cdr:y>0.89783</cdr:y>
    </cdr:to>
    <cdr:sp macro="" textlink="">
      <cdr:nvSpPr>
        <cdr:cNvPr id="2" name="TextBox 1"/>
        <cdr:cNvSpPr txBox="1"/>
      </cdr:nvSpPr>
      <cdr:spPr>
        <a:xfrm xmlns:a="http://schemas.openxmlformats.org/drawingml/2006/main">
          <a:off x="0" y="1568764"/>
          <a:ext cx="1017767" cy="7318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rtl="0">
            <a:defRPr sz="1320" b="0" i="0" u="none" strike="noStrike" kern="1200" spc="0" baseline="0">
              <a:solidFill>
                <a:sysClr val="windowText" lastClr="000000">
                  <a:lumMod val="65000"/>
                  <a:lumOff val="35000"/>
                </a:sysClr>
              </a:solidFill>
              <a:latin typeface="+mn-lt"/>
              <a:ea typeface="+mn-ea"/>
              <a:cs typeface="+mn-cs"/>
            </a:defRPr>
          </a:pPr>
          <a:r>
            <a:rPr lang="en-US" sz="1100" b="0" i="0" u="none" strike="noStrike" kern="1200" spc="0" baseline="0">
              <a:solidFill>
                <a:sysClr val="windowText" lastClr="000000">
                  <a:lumMod val="65000"/>
                  <a:lumOff val="35000"/>
                </a:sysClr>
              </a:solidFill>
              <a:latin typeface="+mn-lt"/>
              <a:ea typeface="+mn-ea"/>
              <a:cs typeface="+mn-cs"/>
            </a:rPr>
            <a:t>a) </a:t>
          </a:r>
          <a:r>
            <a:rPr lang="en-US" sz="1000" b="0" i="0" u="none" strike="noStrike" kern="1200" spc="0" baseline="0">
              <a:solidFill>
                <a:sysClr val="windowText" lastClr="000000">
                  <a:lumMod val="65000"/>
                  <a:lumOff val="35000"/>
                </a:sysClr>
              </a:solidFill>
              <a:latin typeface="+mn-lt"/>
              <a:ea typeface="+mn-ea"/>
              <a:cs typeface="+mn-cs"/>
            </a:rPr>
            <a:t>2010</a:t>
          </a:r>
        </a:p>
      </cdr:txBody>
    </cdr:sp>
  </cdr:relSizeAnchor>
</c:userShapes>
</file>

<file path=word/drawings/drawing8.xml><?xml version="1.0" encoding="utf-8"?>
<c:userShapes xmlns:c="http://schemas.openxmlformats.org/drawingml/2006/chart">
  <cdr:relSizeAnchor xmlns:cdr="http://schemas.openxmlformats.org/drawingml/2006/chartDrawing">
    <cdr:from>
      <cdr:x>0.00711</cdr:x>
      <cdr:y>0.86743</cdr:y>
    </cdr:from>
    <cdr:to>
      <cdr:x>0.20174</cdr:x>
      <cdr:y>0.90435</cdr:y>
    </cdr:to>
    <cdr:sp macro="" textlink="">
      <cdr:nvSpPr>
        <cdr:cNvPr id="2" name="TextBox 1"/>
        <cdr:cNvSpPr txBox="1"/>
      </cdr:nvSpPr>
      <cdr:spPr>
        <a:xfrm xmlns:a="http://schemas.openxmlformats.org/drawingml/2006/main">
          <a:off x="40632" y="1586365"/>
          <a:ext cx="1112308" cy="6750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rtl="0">
            <a:defRPr sz="1320" b="0" i="0" u="none" strike="noStrike" kern="1200" spc="0" baseline="0">
              <a:solidFill>
                <a:sysClr val="windowText" lastClr="000000">
                  <a:lumMod val="65000"/>
                  <a:lumOff val="35000"/>
                </a:sysClr>
              </a:solidFill>
              <a:latin typeface="+mn-lt"/>
              <a:ea typeface="+mn-ea"/>
              <a:cs typeface="+mn-cs"/>
            </a:defRPr>
          </a:pPr>
          <a:r>
            <a:rPr lang="en-US" sz="1100" b="0" i="0" u="none" strike="noStrike" kern="1200" spc="0" baseline="0">
              <a:solidFill>
                <a:sysClr val="windowText" lastClr="000000">
                  <a:lumMod val="65000"/>
                  <a:lumOff val="35000"/>
                </a:sysClr>
              </a:solidFill>
              <a:latin typeface="+mn-lt"/>
              <a:ea typeface="+mn-ea"/>
              <a:cs typeface="+mn-cs"/>
            </a:rPr>
            <a:t>b) </a:t>
          </a:r>
          <a:r>
            <a:rPr lang="en-US" sz="1000" b="0" i="0" u="none" strike="noStrike" kern="1200" spc="0" baseline="0">
              <a:solidFill>
                <a:sysClr val="windowText" lastClr="000000">
                  <a:lumMod val="65000"/>
                  <a:lumOff val="35000"/>
                </a:sysClr>
              </a:solidFill>
              <a:latin typeface="+mn-lt"/>
              <a:ea typeface="+mn-ea"/>
              <a:cs typeface="+mn-cs"/>
            </a:rPr>
            <a:t>2015</a:t>
          </a:r>
        </a:p>
      </cdr:txBody>
    </cdr:sp>
  </cdr:relSizeAnchor>
</c:userShapes>
</file>

<file path=word/drawings/drawing9.xml><?xml version="1.0" encoding="utf-8"?>
<c:userShapes xmlns:c="http://schemas.openxmlformats.org/drawingml/2006/chart">
  <cdr:relSizeAnchor xmlns:cdr="http://schemas.openxmlformats.org/drawingml/2006/chartDrawing">
    <cdr:from>
      <cdr:x>0.02403</cdr:x>
      <cdr:y>0.89757</cdr:y>
    </cdr:from>
    <cdr:to>
      <cdr:x>0.15583</cdr:x>
      <cdr:y>0.97798</cdr:y>
    </cdr:to>
    <cdr:sp macro="" textlink="">
      <cdr:nvSpPr>
        <cdr:cNvPr id="2" name="TextBox 1"/>
        <cdr:cNvSpPr txBox="1"/>
      </cdr:nvSpPr>
      <cdr:spPr>
        <a:xfrm xmlns:a="http://schemas.openxmlformats.org/drawingml/2006/main">
          <a:off x="137354" y="2133922"/>
          <a:ext cx="753192" cy="191174"/>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rtl="0">
            <a:defRPr sz="1320" b="0" i="0" u="none" strike="noStrike" kern="1200" spc="0" baseline="0">
              <a:solidFill>
                <a:sysClr val="windowText" lastClr="000000">
                  <a:lumMod val="65000"/>
                  <a:lumOff val="35000"/>
                </a:sysClr>
              </a:solidFill>
              <a:latin typeface="+mn-lt"/>
              <a:ea typeface="+mn-ea"/>
              <a:cs typeface="+mn-cs"/>
            </a:defRPr>
          </a:pPr>
          <a:r>
            <a:rPr lang="en-US" sz="1100" b="0" i="0" u="none" strike="noStrike" kern="1200" spc="0" baseline="0">
              <a:solidFill>
                <a:sysClr val="windowText" lastClr="000000">
                  <a:lumMod val="65000"/>
                  <a:lumOff val="35000"/>
                </a:sysClr>
              </a:solidFill>
              <a:latin typeface="+mn-lt"/>
              <a:ea typeface="+mn-ea"/>
              <a:cs typeface="+mn-cs"/>
            </a:rPr>
            <a:t>c) 2025</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noFill/>
          <a:miter lim="800000"/>
          <a:headEnd/>
          <a:tailEnd/>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787C61-27BD-F548-84AA-E4B56191F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27</Pages>
  <Words>6767</Words>
  <Characters>38578</Characters>
  <Application>Microsoft Macintosh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Author Instructions for Extended Abstract</vt:lpstr>
    </vt:vector>
  </TitlesOfParts>
  <Company>Civil Engineering, McGill Univ.</Company>
  <LinksUpToDate>false</LinksUpToDate>
  <CharactersWithSpaces>45255</CharactersWithSpaces>
  <SharedDoc>false</SharedDoc>
  <HLinks>
    <vt:vector size="42" baseType="variant">
      <vt:variant>
        <vt:i4>262168</vt:i4>
      </vt:variant>
      <vt:variant>
        <vt:i4>252</vt:i4>
      </vt:variant>
      <vt:variant>
        <vt:i4>0</vt:i4>
      </vt:variant>
      <vt:variant>
        <vt:i4>5</vt:i4>
      </vt:variant>
      <vt:variant>
        <vt:lpwstr>http://www.istat.it/</vt:lpwstr>
      </vt:variant>
      <vt:variant>
        <vt:lpwstr/>
      </vt:variant>
      <vt:variant>
        <vt:i4>262168</vt:i4>
      </vt:variant>
      <vt:variant>
        <vt:i4>249</vt:i4>
      </vt:variant>
      <vt:variant>
        <vt:i4>0</vt:i4>
      </vt:variant>
      <vt:variant>
        <vt:i4>5</vt:i4>
      </vt:variant>
      <vt:variant>
        <vt:lpwstr>http://www.istat.it/</vt:lpwstr>
      </vt:variant>
      <vt:variant>
        <vt:lpwstr/>
      </vt:variant>
      <vt:variant>
        <vt:i4>262168</vt:i4>
      </vt:variant>
      <vt:variant>
        <vt:i4>246</vt:i4>
      </vt:variant>
      <vt:variant>
        <vt:i4>0</vt:i4>
      </vt:variant>
      <vt:variant>
        <vt:i4>5</vt:i4>
      </vt:variant>
      <vt:variant>
        <vt:lpwstr>http://www.istat.it/</vt:lpwstr>
      </vt:variant>
      <vt:variant>
        <vt:lpwstr/>
      </vt:variant>
      <vt:variant>
        <vt:i4>1507430</vt:i4>
      </vt:variant>
      <vt:variant>
        <vt:i4>9</vt:i4>
      </vt:variant>
      <vt:variant>
        <vt:i4>0</vt:i4>
      </vt:variant>
      <vt:variant>
        <vt:i4>5</vt:i4>
      </vt:variant>
      <vt:variant>
        <vt:lpwstr>mailto:bhat@mail.utexas.edu</vt:lpwstr>
      </vt:variant>
      <vt:variant>
        <vt:lpwstr/>
      </vt:variant>
      <vt:variant>
        <vt:i4>4128840</vt:i4>
      </vt:variant>
      <vt:variant>
        <vt:i4>6</vt:i4>
      </vt:variant>
      <vt:variant>
        <vt:i4>0</vt:i4>
      </vt:variant>
      <vt:variant>
        <vt:i4>5</vt:i4>
      </vt:variant>
      <vt:variant>
        <vt:lpwstr>mailto:naveeneluru@mail.utexas.edu</vt:lpwstr>
      </vt:variant>
      <vt:variant>
        <vt:lpwstr/>
      </vt:variant>
      <vt:variant>
        <vt:i4>6619200</vt:i4>
      </vt:variant>
      <vt:variant>
        <vt:i4>3</vt:i4>
      </vt:variant>
      <vt:variant>
        <vt:i4>0</vt:i4>
      </vt:variant>
      <vt:variant>
        <vt:i4>5</vt:i4>
      </vt:variant>
      <vt:variant>
        <vt:lpwstr>mailto:espissu@unica.it</vt:lpwstr>
      </vt:variant>
      <vt:variant>
        <vt:lpwstr/>
      </vt:variant>
      <vt:variant>
        <vt:i4>8126534</vt:i4>
      </vt:variant>
      <vt:variant>
        <vt:i4>0</vt:i4>
      </vt:variant>
      <vt:variant>
        <vt:i4>0</vt:i4>
      </vt:variant>
      <vt:variant>
        <vt:i4>5</vt:i4>
      </vt:variant>
      <vt:variant>
        <vt:lpwstr>mailto:imeloni@unica.it</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Instructions for Extended Abstract</dc:title>
  <dc:subject/>
  <dc:creator>Sagir, Fasil</dc:creator>
  <cp:keywords/>
  <dc:description/>
  <cp:lastModifiedBy>Fasil Sagir</cp:lastModifiedBy>
  <cp:revision>5</cp:revision>
  <cp:lastPrinted>2017-10-25T17:20:00Z</cp:lastPrinted>
  <dcterms:created xsi:type="dcterms:W3CDTF">2017-12-16T17:15:00Z</dcterms:created>
  <dcterms:modified xsi:type="dcterms:W3CDTF">2017-12-19T15:34:00Z</dcterms:modified>
</cp:coreProperties>
</file>